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7F891">
      <w:pPr>
        <w:tabs>
          <w:tab w:val="left" w:pos="720"/>
        </w:tabs>
        <w:spacing w:line="360" w:lineRule="auto"/>
        <w:jc w:val="center"/>
        <w:rPr>
          <w:b/>
          <w:sz w:val="44"/>
          <w:szCs w:val="44"/>
        </w:rPr>
      </w:pPr>
      <w:bookmarkStart w:id="0" w:name="_GoBack"/>
      <w:bookmarkEnd w:id="0"/>
      <w:r>
        <w:rPr>
          <w:rFonts w:hint="eastAsia" w:ascii="方正小标宋简体" w:hAnsi="方正小标宋简体" w:eastAsia="方正小标宋简体" w:cs="方正小标宋简体"/>
          <w:bCs/>
          <w:spacing w:val="26"/>
          <w:sz w:val="44"/>
          <w:szCs w:val="44"/>
          <w:lang w:val="zh-CN"/>
        </w:rPr>
        <w:t>项目委托</w:t>
      </w:r>
      <w:r>
        <w:rPr>
          <w:rFonts w:hint="eastAsia" w:ascii="方正小标宋简体" w:hAnsi="方正小标宋简体" w:eastAsia="方正小标宋简体" w:cs="方正小标宋简体"/>
          <w:bCs/>
          <w:sz w:val="44"/>
          <w:szCs w:val="44"/>
        </w:rPr>
        <w:t>合同</w:t>
      </w:r>
    </w:p>
    <w:p w14:paraId="37CCE7AC">
      <w:pPr>
        <w:pStyle w:val="10"/>
        <w:spacing w:line="540" w:lineRule="exact"/>
        <w:rPr>
          <w:rFonts w:ascii="Times New Roman" w:hAnsi="Times New Roman" w:cs="Times New Roman"/>
          <w:sz w:val="32"/>
        </w:rPr>
      </w:pPr>
    </w:p>
    <w:p w14:paraId="539D5D85">
      <w:pPr>
        <w:pStyle w:val="10"/>
        <w:spacing w:line="540" w:lineRule="exact"/>
        <w:rPr>
          <w:rFonts w:hint="default" w:ascii="Times New Roman" w:hAnsi="Times New Roman" w:eastAsia="方正楷体_GBK" w:cs="Times New Roman"/>
          <w:sz w:val="34"/>
          <w:szCs w:val="34"/>
          <w:lang w:val="en-US" w:eastAsia="zh-CN"/>
        </w:rPr>
      </w:pPr>
      <w:r>
        <w:rPr>
          <w:rFonts w:ascii="Times New Roman" w:hAnsi="Times New Roman" w:eastAsia="方正楷体_GBK" w:cs="Times New Roman"/>
          <w:sz w:val="34"/>
          <w:szCs w:val="34"/>
        </w:rPr>
        <w:t>甲方：</w:t>
      </w:r>
      <w:r>
        <w:rPr>
          <w:rFonts w:hint="eastAsia" w:ascii="Times New Roman" w:hAnsi="Times New Roman" w:eastAsia="方正楷体_GBK" w:cs="Times New Roman"/>
          <w:sz w:val="34"/>
          <w:szCs w:val="34"/>
          <w:lang w:val="en-US" w:eastAsia="zh-CN"/>
        </w:rPr>
        <w:t>广东岭南律师事务所</w:t>
      </w:r>
    </w:p>
    <w:p w14:paraId="7DA08E9A">
      <w:pPr>
        <w:spacing w:line="540" w:lineRule="exact"/>
        <w:rPr>
          <w:rFonts w:eastAsia="方正楷体_GBK"/>
          <w:sz w:val="34"/>
          <w:szCs w:val="34"/>
        </w:rPr>
      </w:pPr>
      <w:commentRangeStart w:id="3"/>
      <w:r>
        <w:rPr>
          <w:rFonts w:eastAsia="方正楷体_GBK"/>
          <w:sz w:val="34"/>
          <w:szCs w:val="34"/>
        </w:rPr>
        <w:t xml:space="preserve">联系人：</w:t>
      </w:r>
      <w:commentRangeEnd w:id="3"/>
      <w:r>
        <w:rPr>
          <w:rStyle w:val="CommentReference"/>
        </w:rPr>
        <w:commentReference w:id="3"/>
      </w:r>
      <w:r>
        <w:rPr>
          <w:rFonts w:eastAsia="方正楷体_GBK"/>
          <w:sz w:val="34"/>
          <w:szCs w:val="34"/>
        </w:rPr>
        <w:t xml:space="preserve">                                                                                                                   </w:t>
      </w:r>
    </w:p>
    <w:p w14:paraId="16589276">
      <w:pPr>
        <w:spacing w:line="540" w:lineRule="exact"/>
        <w:rPr>
          <w:rFonts w:eastAsia="方正楷体_GBK"/>
          <w:sz w:val="34"/>
          <w:szCs w:val="34"/>
        </w:rPr>
      </w:pPr>
      <w:r>
        <w:rPr>
          <w:rFonts w:eastAsia="方正楷体_GBK"/>
          <w:sz w:val="34"/>
          <w:szCs w:val="34"/>
        </w:rPr>
        <w:t xml:space="preserve">联系电话： </w:t>
      </w:r>
    </w:p>
    <w:p w14:paraId="077E1E72">
      <w:pPr>
        <w:spacing w:line="540" w:lineRule="exact"/>
        <w:rPr>
          <w:rFonts w:eastAsia="方正楷体_GBK"/>
          <w:b/>
          <w:bCs/>
          <w:sz w:val="34"/>
          <w:szCs w:val="34"/>
        </w:rPr>
      </w:pPr>
      <w:r>
        <w:rPr>
          <w:rFonts w:eastAsia="方正楷体_GBK"/>
          <w:sz w:val="34"/>
          <w:szCs w:val="34"/>
        </w:rPr>
        <w:t>通讯地址：广州市越秀区</w:t>
      </w:r>
      <w:r>
        <w:rPr>
          <w:rFonts w:eastAsia="方正楷体_GBK"/>
          <w:b/>
          <w:bCs/>
          <w:sz w:val="34"/>
          <w:szCs w:val="34"/>
        </w:rPr>
        <w:t xml:space="preserve">        </w:t>
      </w:r>
    </w:p>
    <w:p w14:paraId="54BEF2B4">
      <w:pPr>
        <w:pStyle w:val="10"/>
        <w:spacing w:line="540" w:lineRule="exact"/>
        <w:rPr>
          <w:rFonts w:ascii="Times New Roman" w:hAnsi="Times New Roman" w:eastAsia="方正楷体_GBK" w:cs="Times New Roman"/>
          <w:b/>
          <w:bCs/>
          <w:sz w:val="34"/>
          <w:szCs w:val="34"/>
        </w:rPr>
      </w:pPr>
    </w:p>
    <w:p w14:paraId="66D36BB6">
      <w:pPr>
        <w:spacing w:line="540" w:lineRule="exact"/>
        <w:rPr>
          <w:rFonts w:hint="default" w:eastAsia="方正楷体_GBK"/>
          <w:color w:val="000000"/>
          <w:kern w:val="0"/>
          <w:sz w:val="34"/>
          <w:szCs w:val="34"/>
          <w:lang w:val="en-US" w:eastAsia="zh-CN"/>
        </w:rPr>
      </w:pPr>
      <w:r>
        <w:rPr>
          <w:rFonts w:eastAsia="方正楷体_GBK"/>
          <w:sz w:val="34"/>
          <w:szCs w:val="34"/>
        </w:rPr>
        <w:t>乙方：</w:t>
      </w:r>
      <w:ins w:id="0" w:author="陈恒" w:date="2025-12-29T09:56:09Z">
        <w:r>
          <w:rPr>
            <w:rFonts w:hint="eastAsia" w:eastAsia="方正楷体_GBK"/>
            <w:sz w:val="34"/>
            <w:szCs w:val="34"/>
            <w:lang w:val="en-US" w:eastAsia="zh-CN"/>
          </w:rPr>
          <w:t>张</w:t>
        </w:r>
      </w:ins>
      <w:ins w:id="1" w:author="陈恒" w:date="2025-12-29T09:56:10Z">
        <w:r>
          <w:rPr>
            <w:rFonts w:hint="eastAsia" w:eastAsia="方正楷体_GBK"/>
            <w:sz w:val="34"/>
            <w:szCs w:val="34"/>
            <w:lang w:val="en-US" w:eastAsia="zh-CN"/>
          </w:rPr>
          <w:t>三三</w:t>
        </w:r>
      </w:ins>
    </w:p>
    <w:p w14:paraId="6CC07610">
      <w:pPr>
        <w:spacing w:line="540" w:lineRule="exact"/>
        <w:rPr>
          <w:rFonts w:eastAsia="方正楷体_GBK"/>
          <w:sz w:val="34"/>
          <w:szCs w:val="34"/>
        </w:rPr>
      </w:pPr>
      <w:commentRangeStart w:id="4"/>
      <w:r>
        <w:rPr>
          <w:rFonts w:eastAsia="方正楷体_GBK"/>
          <w:sz w:val="34"/>
          <w:szCs w:val="34"/>
        </w:rPr>
        <w:t xml:space="preserve">联系人：</w:t>
      </w:r>
      <w:commentRangeEnd w:id="4"/>
      <w:r>
        <w:rPr>
          <w:rStyle w:val="CommentReference"/>
        </w:rPr>
        <w:commentReference w:id="4"/>
      </w:r>
      <w:r>
        <w:rPr>
          <w:rFonts w:eastAsia="方正楷体_GBK"/>
          <w:sz w:val="34"/>
          <w:szCs w:val="34"/>
        </w:rPr>
        <w:t xml:space="preserve">                </w:t>
      </w:r>
    </w:p>
    <w:p w14:paraId="0A157ED8">
      <w:pPr>
        <w:spacing w:line="540" w:lineRule="exact"/>
        <w:rPr>
          <w:rFonts w:hint="default" w:eastAsia="方正楷体_GBK"/>
          <w:sz w:val="34"/>
          <w:szCs w:val="34"/>
          <w:lang w:val="en-US" w:eastAsia="zh-CN"/>
        </w:rPr>
      </w:pPr>
      <w:r>
        <w:rPr>
          <w:rFonts w:eastAsia="方正楷体_GBK"/>
          <w:sz w:val="34"/>
          <w:szCs w:val="34"/>
        </w:rPr>
        <w:t>联系电话：</w:t>
      </w:r>
      <w:r>
        <w:rPr>
          <w:rFonts w:hint="eastAsia" w:eastAsia="方正楷体_GBK"/>
          <w:sz w:val="34"/>
          <w:szCs w:val="34"/>
          <w:lang w:val="en-US" w:eastAsia="zh-CN"/>
        </w:rPr>
        <w:t>13246893718</w:t>
      </w:r>
    </w:p>
    <w:p w14:paraId="12CD1DB4">
      <w:pPr>
        <w:autoSpaceDE w:val="0"/>
        <w:autoSpaceDN w:val="0"/>
        <w:adjustRightInd w:val="0"/>
        <w:spacing w:line="540" w:lineRule="exact"/>
        <w:rPr>
          <w:rFonts w:hint="default" w:eastAsia="方正楷体_GBK"/>
          <w:sz w:val="34"/>
          <w:szCs w:val="34"/>
          <w:u w:val="single"/>
          <w:lang w:val="en-US" w:eastAsia="zh-CN"/>
        </w:rPr>
      </w:pPr>
      <w:r>
        <w:rPr>
          <w:rFonts w:eastAsia="方正楷体_GBK"/>
          <w:sz w:val="34"/>
          <w:szCs w:val="34"/>
        </w:rPr>
        <w:t xml:space="preserve">通讯地址： </w:t>
      </w:r>
    </w:p>
    <w:p w14:paraId="51B0911B">
      <w:pPr>
        <w:spacing w:line="540" w:lineRule="exact"/>
        <w:ind w:firstLine="680" w:firstLineChars="200"/>
        <w:rPr>
          <w:rFonts w:eastAsia="方正仿宋简体"/>
          <w:color w:val="000000"/>
          <w:sz w:val="34"/>
          <w:szCs w:val="34"/>
        </w:rPr>
      </w:pPr>
    </w:p>
    <w:p w14:paraId="4F2B3D35">
      <w:pPr>
        <w:keepNext w:val="0"/>
        <w:keepLines w:val="0"/>
        <w:pageBreakBefore w:val="0"/>
        <w:widowControl/>
        <w:tabs>
          <w:tab w:val="left" w:pos="720"/>
        </w:tabs>
        <w:kinsoku/>
        <w:wordWrap/>
        <w:overflowPunct/>
        <w:topLinePunct w:val="0"/>
        <w:autoSpaceDE/>
        <w:autoSpaceDN/>
        <w:bidi w:val="0"/>
        <w:adjustRightInd/>
        <w:snapToGrid/>
        <w:spacing w:line="360" w:lineRule="auto"/>
        <w:ind w:right="0" w:rightChars="0"/>
        <w:jc w:val="left"/>
        <w:textAlignment w:val="auto"/>
        <w:outlineLvl w:val="9"/>
        <w:rPr>
          <w:rFonts w:eastAsia="方正仿宋简体"/>
          <w:color w:val="000000"/>
          <w:sz w:val="34"/>
          <w:szCs w:val="34"/>
        </w:rPr>
      </w:pPr>
      <w:r>
        <w:rPr>
          <w:rFonts w:hint="eastAsia" w:eastAsia="方正仿宋简体"/>
          <w:color w:val="000000"/>
          <w:sz w:val="34"/>
          <w:szCs w:val="34"/>
          <w:lang w:val="en-US" w:eastAsia="zh-CN"/>
        </w:rPr>
        <w:t xml:space="preserve">    </w:t>
      </w:r>
      <w:commentRangeStart w:id="2"/>
      <w:r>
        <w:rPr>
          <w:rFonts w:hint="eastAsia" w:eastAsia="方正仿宋简体"/>
          <w:color w:val="000000"/>
          <w:sz w:val="34"/>
          <w:szCs w:val="34"/>
          <w:lang w:eastAsia="zh-CN"/>
        </w:rPr>
        <w:t xml:space="preserve">xxxxxx</w:t>
      </w:r>
      <w:r>
        <w:rPr>
          <w:rFonts w:eastAsia="方正仿宋简体"/>
          <w:color w:val="000000"/>
          <w:sz w:val="34"/>
          <w:szCs w:val="34"/>
        </w:rPr>
        <w:t>（以下简称甲方）与</w:t>
      </w:r>
      <w:r>
        <w:rPr>
          <w:rFonts w:hint="eastAsia" w:eastAsia="方正仿宋简体"/>
          <w:color w:val="000000"/>
          <w:kern w:val="0"/>
          <w:sz w:val="34"/>
          <w:szCs w:val="34"/>
          <w:lang w:val="en-US" w:eastAsia="zh-CN"/>
        </w:rPr>
        <w:t>xxxxxx</w:t>
      </w:r>
      <w:r>
        <w:rPr>
          <w:rFonts w:eastAsia="方正仿宋简体"/>
          <w:color w:val="000000"/>
          <w:sz w:val="34"/>
          <w:szCs w:val="34"/>
        </w:rPr>
        <w:t>（以下简称乙方）拟就</w:t>
      </w:r>
      <w:r>
        <w:rPr>
          <w:rFonts w:hint="eastAsia" w:eastAsia="方正仿宋简体" w:cs="Times New Roman"/>
          <w:color w:val="000000"/>
          <w:sz w:val="34"/>
          <w:szCs w:val="34"/>
          <w:lang w:val="en-US" w:eastAsia="zh-CN"/>
        </w:rPr>
        <w:t>xxxxxx</w:t>
      </w:r>
      <w:r>
        <w:rPr>
          <w:rFonts w:eastAsia="方正仿宋简体"/>
          <w:color w:val="000000"/>
          <w:sz w:val="34"/>
          <w:szCs w:val="34"/>
        </w:rPr>
        <w:t xml:space="preserve">进行合作</w:t>
      </w:r>
      <w:commentRangeEnd w:id="2"/>
      <w:r>
        <w:rPr>
          <w:rStyle w:val="CommentReference"/>
        </w:rPr>
        <w:commentReference w:id="2"/>
      </w:r>
      <w:r>
        <w:rPr>
          <w:rFonts w:eastAsia="方正仿宋简体"/>
          <w:color w:val="000000"/>
          <w:sz w:val="34"/>
          <w:szCs w:val="34"/>
        </w:rPr>
        <w:t xml:space="preserve">，为明确双方在合作过程中的权利义务，参照《中华人民共和国民法典》的规定，经双方协商，本着平等互利和诚实信用原则，一致同意签订本合同如下：</w:t>
      </w:r>
    </w:p>
    <w:p w14:paraId="1B6696E1">
      <w:pPr>
        <w:autoSpaceDE w:val="0"/>
        <w:autoSpaceDN w:val="0"/>
        <w:adjustRightInd w:val="0"/>
        <w:spacing w:line="540" w:lineRule="exact"/>
        <w:ind w:firstLine="680" w:firstLineChars="200"/>
        <w:rPr>
          <w:rFonts w:hint="eastAsia" w:ascii="方正黑体简体" w:hAnsi="方正黑体简体" w:eastAsia="方正黑体简体" w:cs="方正黑体简体"/>
          <w:b w:val="0"/>
          <w:bCs w:val="0"/>
          <w:color w:val="000000"/>
          <w:sz w:val="34"/>
          <w:szCs w:val="34"/>
        </w:rPr>
      </w:pPr>
      <w:r>
        <w:rPr>
          <w:rFonts w:hint="eastAsia" w:ascii="方正黑体简体" w:hAnsi="方正黑体简体" w:eastAsia="方正黑体简体" w:cs="方正黑体简体"/>
          <w:b w:val="0"/>
          <w:bCs w:val="0"/>
          <w:color w:val="000000"/>
          <w:sz w:val="34"/>
          <w:szCs w:val="34"/>
        </w:rPr>
        <w:t>第一条 项目名称及内容</w:t>
      </w:r>
    </w:p>
    <w:p w14:paraId="0C5FDA4E">
      <w:pPr>
        <w:autoSpaceDE w:val="0"/>
        <w:autoSpaceDN w:val="0"/>
        <w:adjustRightInd w:val="0"/>
        <w:spacing w:line="540" w:lineRule="exact"/>
        <w:ind w:firstLine="680" w:firstLineChars="200"/>
        <w:rPr>
          <w:rFonts w:hint="eastAsia" w:ascii="仿宋" w:hAnsi="仿宋" w:eastAsia="仿宋"/>
          <w:sz w:val="34"/>
          <w:szCs w:val="34"/>
          <w:lang w:eastAsia="zh-CN"/>
        </w:rPr>
      </w:pPr>
      <w:r>
        <w:rPr>
          <w:rFonts w:eastAsia="方正仿宋简体"/>
          <w:color w:val="000000"/>
          <w:sz w:val="34"/>
          <w:szCs w:val="34"/>
        </w:rPr>
        <w:t>1.项目名称：</w:t>
      </w:r>
      <w:r>
        <w:rPr>
          <w:rFonts w:hint="eastAsia" w:ascii="仿宋" w:hAnsi="仿宋" w:eastAsia="仿宋"/>
          <w:sz w:val="34"/>
          <w:szCs w:val="34"/>
          <w:lang w:eastAsia="zh-CN"/>
        </w:rPr>
        <w:t>xxxxxx</w:t>
      </w:r>
    </w:p>
    <w:p w14:paraId="6CB16277">
      <w:pPr>
        <w:autoSpaceDE w:val="0"/>
        <w:autoSpaceDN w:val="0"/>
        <w:adjustRightInd w:val="0"/>
        <w:spacing w:line="540" w:lineRule="exact"/>
        <w:ind w:firstLine="680" w:firstLineChars="200"/>
        <w:rPr>
          <w:rFonts w:ascii="Times New Roman" w:hAnsi="Times New Roman" w:eastAsia="方正仿宋简体" w:cs="Times New Roman"/>
          <w:sz w:val="34"/>
          <w:szCs w:val="34"/>
        </w:rPr>
      </w:pPr>
      <w:r>
        <w:rPr>
          <w:rFonts w:eastAsia="方正仿宋简体"/>
          <w:color w:val="000000"/>
          <w:sz w:val="34"/>
          <w:szCs w:val="34"/>
        </w:rPr>
        <w:t>2.项目内容：</w:t>
      </w:r>
      <w:r>
        <w:rPr>
          <w:rFonts w:hint="eastAsia" w:ascii="仿宋" w:hAnsi="仿宋" w:eastAsia="仿宋"/>
          <w:sz w:val="34"/>
          <w:szCs w:val="34"/>
        </w:rPr>
        <w:t>邀请</w:t>
      </w:r>
      <w:r>
        <w:rPr>
          <w:rFonts w:hint="eastAsia" w:ascii="仿宋" w:hAnsi="仿宋" w:eastAsia="仿宋"/>
          <w:sz w:val="34"/>
          <w:szCs w:val="34"/>
          <w:lang w:val="en-US" w:eastAsia="zh-Hans"/>
        </w:rPr>
        <w:t>行业翘楚、电影专家担任培训老师进行授课</w:t>
      </w:r>
      <w:r>
        <w:rPr>
          <w:rFonts w:hint="eastAsia" w:ascii="仿宋" w:hAnsi="仿宋" w:eastAsia="仿宋"/>
          <w:sz w:val="34"/>
          <w:szCs w:val="34"/>
        </w:rPr>
        <w:t>，完成100名电影制片人</w:t>
      </w:r>
      <w:r>
        <w:rPr>
          <w:rFonts w:hint="eastAsia" w:ascii="仿宋" w:hAnsi="仿宋" w:eastAsia="仿宋"/>
          <w:sz w:val="34"/>
          <w:szCs w:val="34"/>
          <w:lang w:val="en-US" w:eastAsia="zh-CN"/>
        </w:rPr>
        <w:t>3天</w:t>
      </w:r>
      <w:r>
        <w:rPr>
          <w:rFonts w:hint="eastAsia" w:ascii="仿宋" w:hAnsi="仿宋" w:eastAsia="仿宋"/>
          <w:sz w:val="34"/>
          <w:szCs w:val="34"/>
        </w:rPr>
        <w:t>的</w:t>
      </w:r>
      <w:r>
        <w:rPr>
          <w:rFonts w:hint="eastAsia" w:ascii="仿宋" w:hAnsi="仿宋" w:eastAsia="仿宋"/>
          <w:sz w:val="34"/>
          <w:szCs w:val="34"/>
          <w:lang w:eastAsia="zh-CN"/>
        </w:rPr>
        <w:t>业务</w:t>
      </w:r>
      <w:r>
        <w:rPr>
          <w:rFonts w:hint="eastAsia" w:ascii="仿宋" w:hAnsi="仿宋" w:eastAsia="仿宋"/>
          <w:sz w:val="34"/>
          <w:szCs w:val="34"/>
        </w:rPr>
        <w:t>培训。</w:t>
      </w:r>
      <w:r>
        <w:rPr>
          <w:rFonts w:hint="eastAsia" w:ascii="仿宋" w:hAnsi="仿宋" w:eastAsia="仿宋"/>
          <w:sz w:val="34"/>
          <w:szCs w:val="34"/>
          <w:lang w:val="en-US" w:eastAsia="zh-Hans"/>
        </w:rPr>
        <w:t>培养电影制片人等核心专业人才；打造全方位、深层次、实战型的人才培育体系，为电影产业高质量发展注入动力。</w:t>
      </w:r>
    </w:p>
    <w:p w14:paraId="5289ECAD">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第二条 合作时间</w:t>
      </w:r>
    </w:p>
    <w:p w14:paraId="6D2172BF">
      <w:pPr>
        <w:autoSpaceDE w:val="0"/>
        <w:autoSpaceDN w:val="0"/>
        <w:adjustRightInd w:val="0"/>
        <w:spacing w:line="540" w:lineRule="exact"/>
        <w:ind w:firstLine="680" w:firstLineChars="200"/>
        <w:rPr>
          <w:rFonts w:eastAsia="方正仿宋简体"/>
          <w:color w:val="000000"/>
          <w:sz w:val="34"/>
          <w:szCs w:val="34"/>
        </w:rPr>
      </w:pPr>
      <w:commentRangeStart w:id="5"/>
      <w:r>
        <w:rPr>
          <w:rFonts w:eastAsia="方正仿宋简体"/>
          <w:color w:val="000000"/>
          <w:sz w:val="34"/>
          <w:szCs w:val="34"/>
        </w:rPr>
        <w:t xml:space="preserve">202</w:t>
      </w:r>
      <w:r>
        <w:rPr>
          <w:rFonts w:hint="eastAsia" w:eastAsia="方正仿宋简体"/>
          <w:color w:val="000000"/>
          <w:sz w:val="34"/>
          <w:szCs w:val="34"/>
          <w:lang w:val="en-US" w:eastAsia="zh-CN"/>
        </w:rPr>
        <w:t>5</w:t>
      </w:r>
      <w:r>
        <w:rPr>
          <w:rFonts w:eastAsia="方正仿宋简体"/>
          <w:color w:val="000000"/>
          <w:sz w:val="34"/>
          <w:szCs w:val="34"/>
        </w:rPr>
        <w:t>年</w:t>
      </w:r>
      <w:r>
        <w:rPr>
          <w:rFonts w:hint="eastAsia" w:eastAsia="方正仿宋简体"/>
          <w:color w:val="000000"/>
          <w:sz w:val="34"/>
          <w:szCs w:val="34"/>
          <w:lang w:val="en-US" w:eastAsia="zh-CN"/>
        </w:rPr>
        <w:t>8</w:t>
      </w:r>
      <w:r>
        <w:rPr>
          <w:rFonts w:eastAsia="方正仿宋简体"/>
          <w:color w:val="000000"/>
          <w:sz w:val="34"/>
          <w:szCs w:val="34"/>
        </w:rPr>
        <w:t>月</w:t>
      </w:r>
      <w:r>
        <w:rPr>
          <w:rFonts w:hint="eastAsia" w:eastAsia="方正仿宋简体"/>
          <w:color w:val="000000"/>
          <w:sz w:val="34"/>
          <w:szCs w:val="34"/>
          <w:lang w:val="en-US" w:eastAsia="zh-CN"/>
        </w:rPr>
        <w:t>8</w:t>
      </w:r>
      <w:r>
        <w:rPr>
          <w:rFonts w:eastAsia="方正仿宋简体"/>
          <w:color w:val="000000"/>
          <w:sz w:val="34"/>
          <w:szCs w:val="34"/>
        </w:rPr>
        <w:t>日至202</w:t>
      </w:r>
      <w:r>
        <w:rPr>
          <w:rFonts w:hint="eastAsia" w:eastAsia="方正仿宋简体"/>
          <w:color w:val="000000"/>
          <w:sz w:val="34"/>
          <w:szCs w:val="34"/>
          <w:lang w:val="en-US" w:eastAsia="zh-CN"/>
        </w:rPr>
        <w:t>5</w:t>
      </w:r>
      <w:r>
        <w:rPr>
          <w:rFonts w:eastAsia="方正仿宋简体"/>
          <w:color w:val="000000"/>
          <w:sz w:val="34"/>
          <w:szCs w:val="34"/>
        </w:rPr>
        <w:t>年</w:t>
      </w:r>
      <w:r>
        <w:rPr>
          <w:rFonts w:hint="eastAsia" w:eastAsia="方正仿宋简体"/>
          <w:color w:val="000000"/>
          <w:sz w:val="34"/>
          <w:szCs w:val="34"/>
          <w:lang w:val="en-US" w:eastAsia="zh-CN"/>
        </w:rPr>
        <w:t>8</w:t>
      </w:r>
      <w:r>
        <w:rPr>
          <w:rFonts w:eastAsia="方正仿宋简体"/>
          <w:color w:val="000000"/>
          <w:sz w:val="34"/>
          <w:szCs w:val="34"/>
        </w:rPr>
        <w:t>月</w:t>
      </w:r>
      <w:r>
        <w:rPr>
          <w:rFonts w:hint="eastAsia" w:eastAsia="方正仿宋简体"/>
          <w:color w:val="000000"/>
          <w:sz w:val="34"/>
          <w:szCs w:val="34"/>
          <w:lang w:val="en-US" w:eastAsia="zh-CN"/>
        </w:rPr>
        <w:t>10</w:t>
      </w:r>
      <w:r>
        <w:rPr>
          <w:rFonts w:eastAsia="方正仿宋简体"/>
          <w:color w:val="000000"/>
          <w:sz w:val="34"/>
          <w:szCs w:val="34"/>
        </w:rPr>
        <w:t xml:space="preserve">日</w:t>
      </w:r>
      <w:commentRangeEnd w:id="5"/>
      <w:r>
        <w:rPr>
          <w:rStyle w:val="CommentReference"/>
        </w:rPr>
        <w:commentReference w:id="5"/>
      </w:r>
      <w:r>
        <w:rPr>
          <w:rFonts w:eastAsia="方正仿宋简体"/>
          <w:color w:val="000000"/>
          <w:sz w:val="34"/>
          <w:szCs w:val="34"/>
        </w:rPr>
        <w:t xml:space="preserve">。</w:t>
      </w:r>
    </w:p>
    <w:p w14:paraId="7F076299">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 xml:space="preserve">第三条 </w:t>
      </w:r>
      <w:r>
        <w:rPr>
          <w:rFonts w:hint="eastAsia" w:ascii="方正黑体简体" w:hAnsi="方正黑体简体" w:eastAsia="方正黑体简体" w:cs="方正黑体简体"/>
          <w:color w:val="000000"/>
          <w:sz w:val="34"/>
          <w:szCs w:val="34"/>
          <w:lang w:val="en-US" w:eastAsia="zh-CN"/>
        </w:rPr>
        <w:t>项目费用</w:t>
      </w:r>
    </w:p>
    <w:p w14:paraId="534DE362">
      <w:pPr>
        <w:autoSpaceDE w:val="0"/>
        <w:autoSpaceDN w:val="0"/>
        <w:adjustRightInd w:val="0"/>
        <w:spacing w:line="540" w:lineRule="exact"/>
        <w:ind w:firstLine="680" w:firstLineChars="200"/>
        <w:rPr>
          <w:rFonts w:hint="eastAsia" w:eastAsia="方正仿宋简体"/>
          <w:sz w:val="34"/>
          <w:szCs w:val="34"/>
          <w:u w:val="none"/>
          <w:lang w:val="en-US" w:eastAsia="zh-CN"/>
        </w:rPr>
      </w:pPr>
      <w:r>
        <w:rPr>
          <w:rFonts w:hint="eastAsia" w:eastAsia="方正仿宋简体"/>
          <w:color w:val="000000"/>
          <w:sz w:val="34"/>
          <w:szCs w:val="34"/>
          <w:lang w:val="en-US" w:eastAsia="zh-CN"/>
        </w:rPr>
        <w:t>根据有关规定，本期培训项目费用（含税）总计为</w:t>
      </w:r>
      <w:r>
        <w:rPr>
          <w:rFonts w:eastAsia="方正仿宋简体"/>
          <w:sz w:val="34"/>
          <w:szCs w:val="34"/>
          <w:u w:val="none"/>
        </w:rPr>
        <w:t>人民币</w:t>
      </w:r>
      <w:r>
        <w:rPr>
          <w:rFonts w:hint="eastAsia" w:eastAsia="方正仿宋简体"/>
          <w:sz w:val="34"/>
          <w:szCs w:val="34"/>
          <w:u w:val="none"/>
          <w:lang w:val="en-US" w:eastAsia="zh-CN"/>
        </w:rPr>
        <w:t>壹拾陆万伍仟元整</w:t>
      </w:r>
      <w:r>
        <w:rPr>
          <w:rFonts w:hint="eastAsia" w:eastAsia="方正仿宋简体"/>
          <w:sz w:val="34"/>
          <w:szCs w:val="34"/>
          <w:u w:val="none"/>
          <w:lang w:eastAsia="zh-CN"/>
        </w:rPr>
        <w:t xml:space="preserve">（</w:t>
      </w:r>
      <w:commentRangeStart w:id="9"/>
      <w:r>
        <w:rPr>
          <w:rFonts w:eastAsia="方正仿宋简体"/>
          <w:sz w:val="34"/>
          <w:szCs w:val="34"/>
          <w:u w:val="none"/>
        </w:rPr>
        <w:t xml:space="preserve">¥ </w:t>
      </w:r>
      <w:r>
        <w:rPr>
          <w:rFonts w:hint="eastAsia" w:eastAsia="方正仿宋简体"/>
          <w:sz w:val="34"/>
          <w:szCs w:val="34"/>
          <w:u w:val="none"/>
          <w:lang w:val="en-US" w:eastAsia="zh-CN"/>
        </w:rPr>
        <w:t>165000</w:t>
      </w:r>
      <w:r>
        <w:rPr>
          <w:rFonts w:hint="eastAsia" w:eastAsia="方正仿宋简体"/>
          <w:sz w:val="34"/>
          <w:szCs w:val="34"/>
          <w:u w:val="none"/>
        </w:rPr>
        <w:t xml:space="preserve">元</w:t>
      </w:r>
      <w:commentRangeEnd w:id="9"/>
      <w:r>
        <w:rPr>
          <w:rStyle w:val="CommentReference"/>
        </w:rPr>
        <w:commentReference w:id="9"/>
      </w:r>
      <w:r>
        <w:rPr>
          <w:rFonts w:eastAsia="方正仿宋简体"/>
          <w:sz w:val="34"/>
          <w:szCs w:val="34"/>
          <w:u w:val="none"/>
        </w:rPr>
        <w:t xml:space="preserve"> </w:t>
      </w:r>
      <w:r>
        <w:rPr>
          <w:rFonts w:hint="eastAsia" w:eastAsia="方正仿宋简体"/>
          <w:sz w:val="34"/>
          <w:szCs w:val="34"/>
          <w:u w:val="none"/>
          <w:lang w:eastAsia="zh-CN"/>
        </w:rPr>
        <w:t>），</w:t>
      </w:r>
      <w:r>
        <w:rPr>
          <w:rFonts w:hint="eastAsia" w:eastAsia="方正仿宋简体"/>
          <w:sz w:val="34"/>
          <w:szCs w:val="34"/>
          <w:u w:val="none"/>
          <w:lang w:val="en-US" w:eastAsia="zh-CN"/>
        </w:rPr>
        <w:t>明细如下：</w:t>
      </w:r>
    </w:p>
    <w:p w14:paraId="47A2A43B">
      <w:pPr>
        <w:pStyle w:val="2"/>
        <w:numPr>
          <w:ilvl w:val="0"/>
          <w:numId w:val="1"/>
        </w:numPr>
        <w:rPr>
          <w:rFonts w:hint="eastAsia" w:eastAsia="方正仿宋简体"/>
          <w:sz w:val="34"/>
          <w:szCs w:val="34"/>
          <w:u w:val="none"/>
          <w:lang w:val="en-US" w:eastAsia="zh-CN"/>
        </w:rPr>
      </w:pPr>
      <w:r>
        <w:rPr>
          <w:rFonts w:hint="eastAsia" w:eastAsia="方正仿宋简体"/>
          <w:sz w:val="34"/>
          <w:szCs w:val="34"/>
          <w:u w:val="none"/>
          <w:lang w:val="en-US" w:eastAsia="zh-CN"/>
        </w:rPr>
        <w:t>培训费：本期培训费实行综合定额标准每人每天</w:t>
      </w:r>
      <w:r>
        <w:rPr>
          <w:rFonts w:hint="eastAsia" w:ascii="Times New Roman" w:hAnsi="Times New Roman" w:eastAsia="方正仿宋简体" w:cs="Times New Roman"/>
          <w:color w:val="auto"/>
          <w:kern w:val="2"/>
          <w:sz w:val="34"/>
          <w:szCs w:val="34"/>
          <w:u w:val="single"/>
          <w:lang w:val="en-US" w:eastAsia="zh-CN" w:bidi="ar-SA"/>
        </w:rPr>
        <w:t>492</w:t>
      </w:r>
      <w:r>
        <w:rPr>
          <w:rFonts w:hint="eastAsia" w:eastAsia="方正仿宋简体"/>
          <w:sz w:val="34"/>
          <w:szCs w:val="34"/>
          <w:u w:val="none"/>
          <w:lang w:val="en-US" w:eastAsia="zh-CN"/>
        </w:rPr>
        <w:t>元，按</w:t>
      </w:r>
      <w:r>
        <w:rPr>
          <w:rFonts w:hint="eastAsia" w:ascii="Times New Roman" w:hAnsi="Times New Roman" w:eastAsia="方正仿宋简体" w:cs="Times New Roman"/>
          <w:color w:val="auto"/>
          <w:kern w:val="2"/>
          <w:sz w:val="34"/>
          <w:szCs w:val="34"/>
          <w:u w:val="single"/>
          <w:lang w:val="en-US" w:eastAsia="zh-CN" w:bidi="ar-SA"/>
        </w:rPr>
        <w:t>100</w:t>
      </w:r>
      <w:r>
        <w:rPr>
          <w:rFonts w:hint="eastAsia" w:eastAsia="方正仿宋简体"/>
          <w:sz w:val="34"/>
          <w:szCs w:val="34"/>
          <w:u w:val="none"/>
          <w:lang w:val="en-US" w:eastAsia="zh-CN"/>
        </w:rPr>
        <w:t>人</w:t>
      </w:r>
      <w:r>
        <w:rPr>
          <w:rFonts w:hint="eastAsia" w:ascii="Times New Roman" w:hAnsi="Times New Roman" w:eastAsia="方正仿宋简体" w:cs="Times New Roman"/>
          <w:color w:val="auto"/>
          <w:kern w:val="2"/>
          <w:sz w:val="34"/>
          <w:szCs w:val="34"/>
          <w:u w:val="single"/>
          <w:lang w:val="en-US" w:eastAsia="zh-CN" w:bidi="ar-SA"/>
        </w:rPr>
        <w:t>3</w:t>
      </w:r>
      <w:r>
        <w:rPr>
          <w:rFonts w:hint="eastAsia" w:eastAsia="方正仿宋简体"/>
          <w:sz w:val="34"/>
          <w:szCs w:val="34"/>
          <w:u w:val="none"/>
          <w:lang w:val="en-US" w:eastAsia="zh-CN"/>
        </w:rPr>
        <w:t xml:space="preserve">天计算，</w:t>
      </w:r>
      <w:commentRangeStart w:id="6"/>
      <w:del w:id="7" w:author="陈恒律师" w:date="2026-06-13T16:20:00Z">
        <w:r>
          <w:rPr>
            <w:rFonts w:hint="eastAsia" w:eastAsia="方正仿宋简体"/>
            <w:sz w:val="34"/>
            <w:szCs w:val="34"/>
            <w:u w:val="none"/>
            <w:lang w:val="en-US" w:eastAsia="zh-CN"/>
          </w:rPr>
          <w:delText xml:space="preserve">人数增加不再变更培训费用</w:delText>
        </w:r>
      </w:del>
      <w:ins w:id="8" w:author="陈恒律师" w:date="2026-06-13T16:20:00Z">
        <w:r>
          <w:rPr>
            <w:rFonts w:hint="eastAsia" w:eastAsia="方正仿宋简体"/>
            <w:sz w:val="34"/>
            <w:szCs w:val="34"/>
            <w:u w:val="none"/>
            <w:lang w:val="en-US" w:eastAsia="zh-CN"/>
          </w:rPr>
          <w:t xml:space="preserve">人数增加的，培训费按实际参加人数乘以综合定额标准据实结算</w:t>
        </w:r>
      </w:ins>
      <w:commentRangeEnd w:id="6"/>
      <w:r>
        <w:rPr>
          <w:rStyle w:val="CommentReference"/>
        </w:rPr>
        <w:commentReference w:id="6"/>
      </w:r>
      <w:r>
        <w:rPr>
          <w:rFonts w:hint="eastAsia" w:eastAsia="方正仿宋简体"/>
          <w:sz w:val="34"/>
          <w:szCs w:val="34"/>
          <w:u w:val="none"/>
          <w:lang w:val="en-US" w:eastAsia="zh-CN"/>
        </w:rPr>
        <w:t xml:space="preserve">，培训费为</w:t>
      </w:r>
      <w:r>
        <w:rPr>
          <w:rFonts w:hint="eastAsia" w:eastAsia="方正仿宋简体"/>
          <w:sz w:val="34"/>
          <w:szCs w:val="34"/>
          <w:u w:val="single"/>
          <w:lang w:val="en-US" w:eastAsia="zh-CN"/>
        </w:rPr>
        <w:t>人民币壹拾肆万柒仟陆佰元整（</w:t>
      </w:r>
      <w:r>
        <w:rPr>
          <w:rFonts w:eastAsia="方正仿宋简体"/>
          <w:sz w:val="34"/>
          <w:szCs w:val="34"/>
          <w:u w:val="single"/>
        </w:rPr>
        <w:t>¥</w:t>
      </w:r>
      <w:r>
        <w:rPr>
          <w:rFonts w:hint="eastAsia" w:ascii="Times New Roman" w:hAnsi="Times New Roman" w:eastAsia="方正仿宋简体" w:cs="Times New Roman"/>
          <w:color w:val="auto"/>
          <w:kern w:val="2"/>
          <w:sz w:val="34"/>
          <w:szCs w:val="34"/>
          <w:u w:val="single"/>
          <w:lang w:val="en-US" w:eastAsia="zh-CN" w:bidi="ar-SA"/>
        </w:rPr>
        <w:t>147600.00元</w:t>
      </w:r>
      <w:r>
        <w:rPr>
          <w:rFonts w:hint="eastAsia" w:eastAsia="方正仿宋简体"/>
          <w:sz w:val="34"/>
          <w:szCs w:val="34"/>
          <w:u w:val="single"/>
          <w:lang w:val="en-US" w:eastAsia="zh-CN"/>
        </w:rPr>
        <w:t>）</w:t>
      </w:r>
      <w:r>
        <w:rPr>
          <w:rFonts w:hint="eastAsia" w:eastAsia="方正仿宋简体"/>
          <w:sz w:val="34"/>
          <w:szCs w:val="34"/>
          <w:u w:val="none"/>
          <w:lang w:val="en-US" w:eastAsia="zh-CN"/>
        </w:rPr>
        <w:t>，包括培训场地租用费、住宿费、伙食费、服务费、资料费、市内交通费等。</w:t>
      </w:r>
    </w:p>
    <w:p w14:paraId="2694F475">
      <w:pPr>
        <w:pStyle w:val="2"/>
        <w:numPr>
          <w:ilvl w:val="0"/>
          <w:numId w:val="1"/>
        </w:numPr>
        <w:rPr>
          <w:rFonts w:hint="default" w:eastAsia="方正仿宋简体"/>
          <w:sz w:val="34"/>
          <w:szCs w:val="34"/>
          <w:u w:val="single"/>
          <w:lang w:val="en-US" w:eastAsia="zh-CN"/>
        </w:rPr>
      </w:pPr>
      <w:r>
        <w:rPr>
          <w:rFonts w:hint="eastAsia" w:eastAsia="方正仿宋简体"/>
          <w:sz w:val="34"/>
          <w:szCs w:val="34"/>
          <w:u w:val="none"/>
          <w:lang w:val="en-US" w:eastAsia="zh-CN"/>
        </w:rPr>
        <w:t>讲师交通费：本期讲师交通费合计</w:t>
      </w:r>
      <w:r>
        <w:rPr>
          <w:rFonts w:hint="eastAsia" w:eastAsia="方正仿宋简体"/>
          <w:sz w:val="34"/>
          <w:szCs w:val="34"/>
          <w:u w:val="single"/>
          <w:lang w:val="en-US" w:eastAsia="zh-CN"/>
        </w:rPr>
        <w:t>人民币壹万柒仟肆佰元整（</w:t>
      </w:r>
      <w:r>
        <w:rPr>
          <w:rFonts w:eastAsia="方正仿宋简体"/>
          <w:sz w:val="34"/>
          <w:szCs w:val="34"/>
          <w:u w:val="single"/>
        </w:rPr>
        <w:t>¥</w:t>
      </w:r>
      <w:r>
        <w:rPr>
          <w:rFonts w:hint="eastAsia" w:ascii="Times New Roman" w:hAnsi="Times New Roman" w:eastAsia="方正仿宋简体" w:cs="Times New Roman"/>
          <w:color w:val="auto"/>
          <w:kern w:val="2"/>
          <w:sz w:val="34"/>
          <w:szCs w:val="34"/>
          <w:u w:val="single"/>
          <w:lang w:val="en-US" w:eastAsia="zh-CN" w:bidi="ar-SA"/>
        </w:rPr>
        <w:t>17400.00</w:t>
      </w:r>
      <w:r>
        <w:rPr>
          <w:rFonts w:hint="eastAsia" w:eastAsia="方正仿宋简体"/>
          <w:sz w:val="34"/>
          <w:szCs w:val="34"/>
          <w:u w:val="single"/>
          <w:lang w:val="en-US" w:eastAsia="zh-CN"/>
        </w:rPr>
        <w:t>元）</w:t>
      </w:r>
      <w:r>
        <w:rPr>
          <w:rFonts w:hint="eastAsia" w:eastAsia="方正仿宋简体"/>
          <w:sz w:val="34"/>
          <w:szCs w:val="34"/>
          <w:u w:val="none"/>
          <w:lang w:val="en-US" w:eastAsia="zh-CN"/>
        </w:rPr>
        <w:t xml:space="preserve">（</w:t>
      </w:r>
      <w:commentRangeStart w:id="10"/>
      <w:del w:id="11" w:author="陈恒律师" w:date="2026-06-13T16:20:00Z">
        <w:r>
          <w:rPr>
            <w:rFonts w:hint="eastAsia" w:eastAsia="方正仿宋简体"/>
            <w:sz w:val="34"/>
            <w:szCs w:val="34"/>
            <w:u w:val="none"/>
            <w:lang w:val="en-US" w:eastAsia="zh-CN"/>
          </w:rPr>
          <w:delText xml:space="preserve">不足部分从第1项培训费中支出</w:delText>
        </w:r>
      </w:del>
      <w:ins w:id="12" w:author="陈恒律师" w:date="2026-06-13T16:20:00Z">
        <w:r>
          <w:rPr>
            <w:rFonts w:hint="eastAsia" w:eastAsia="方正仿宋简体"/>
            <w:sz w:val="34"/>
            <w:szCs w:val="34"/>
            <w:u w:val="none"/>
            <w:lang w:val="en-US" w:eastAsia="zh-CN"/>
          </w:rPr>
          <w:t xml:space="preserve">超出部分由乙方自行承担</w:t>
        </w:r>
      </w:ins>
      <w:commentRangeEnd w:id="10"/>
      <w:r>
        <w:rPr>
          <w:rStyle w:val="CommentReference"/>
        </w:rPr>
        <w:commentReference w:id="10"/>
      </w:r>
      <w:r>
        <w:rPr>
          <w:rFonts w:hint="eastAsia" w:eastAsia="方正仿宋简体"/>
          <w:sz w:val="34"/>
          <w:szCs w:val="34"/>
          <w:u w:val="none"/>
          <w:lang w:val="en-US" w:eastAsia="zh-CN"/>
        </w:rPr>
        <w:t xml:space="preserve">）。</w:t>
      </w:r>
    </w:p>
    <w:p w14:paraId="6A8EBFA1">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四</w:t>
      </w:r>
      <w:r>
        <w:rPr>
          <w:rFonts w:hint="eastAsia" w:ascii="方正黑体简体" w:hAnsi="方正黑体简体" w:eastAsia="方正黑体简体" w:cs="方正黑体简体"/>
          <w:color w:val="000000"/>
          <w:sz w:val="34"/>
          <w:szCs w:val="34"/>
        </w:rPr>
        <w:t>条 甲方的权利和义务</w:t>
      </w:r>
    </w:p>
    <w:p w14:paraId="0C8F69D9">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1.甲方指定工作人员参与活动必要的组织、协调等工作。</w:t>
      </w:r>
    </w:p>
    <w:p w14:paraId="5597A55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 xml:space="preserve">2.甲方有权随时检查乙方的服务履行情况，并向乙方提出修改意见和建议，</w:t>
      </w:r>
      <w:commentRangeStart w:id="13"/>
      <w:r>
        <w:rPr>
          <w:rFonts w:eastAsia="方正仿宋简体"/>
          <w:color w:val="000000"/>
          <w:sz w:val="34"/>
          <w:szCs w:val="34"/>
        </w:rPr>
        <w:t xml:space="preserve">乙方应根据甲方的意见</w:t>
      </w:r>
      <w:commentRangeEnd w:id="13"/>
      <w:r>
        <w:rPr>
          <w:rStyle w:val="CommentReference"/>
        </w:rPr>
        <w:commentReference w:id="13"/>
      </w:r>
      <w:r>
        <w:rPr>
          <w:rFonts w:eastAsia="方正仿宋简体"/>
          <w:color w:val="000000"/>
          <w:sz w:val="34"/>
          <w:szCs w:val="34"/>
        </w:rPr>
        <w:t xml:space="preserve">和建议进行相应的调整。</w:t>
      </w:r>
    </w:p>
    <w:p w14:paraId="457FC2EB">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3.甲方为乙方执行任务提供必要的资料文件及其他支持</w:t>
      </w:r>
      <w:r>
        <w:rPr>
          <w:rFonts w:hint="eastAsia" w:eastAsia="方正仿宋简体"/>
          <w:color w:val="000000"/>
          <w:sz w:val="34"/>
          <w:szCs w:val="34"/>
          <w:lang w:eastAsia="zh-CN"/>
        </w:rPr>
        <w:t>，</w:t>
      </w:r>
      <w:r>
        <w:rPr>
          <w:rFonts w:hint="eastAsia" w:eastAsia="方正仿宋简体"/>
          <w:color w:val="000000"/>
          <w:sz w:val="34"/>
          <w:szCs w:val="34"/>
          <w:lang w:val="en-US" w:eastAsia="zh-CN"/>
        </w:rPr>
        <w:t>并保证</w:t>
      </w:r>
      <w:r>
        <w:rPr>
          <w:rFonts w:hint="eastAsia" w:eastAsia="方正仿宋简体"/>
          <w:color w:val="000000"/>
          <w:sz w:val="34"/>
          <w:szCs w:val="34"/>
        </w:rPr>
        <w:t>甲方提供的</w:t>
      </w:r>
      <w:r>
        <w:rPr>
          <w:rFonts w:hint="eastAsia" w:eastAsia="方正仿宋简体"/>
          <w:color w:val="000000"/>
          <w:sz w:val="34"/>
          <w:szCs w:val="34"/>
          <w:lang w:val="en-US" w:eastAsia="zh-CN"/>
        </w:rPr>
        <w:t>资料不存在</w:t>
      </w:r>
      <w:r>
        <w:rPr>
          <w:rFonts w:hint="eastAsia" w:eastAsia="方正仿宋简体"/>
          <w:color w:val="000000"/>
          <w:sz w:val="34"/>
          <w:szCs w:val="34"/>
        </w:rPr>
        <w:t>侵犯第三人的合法权益（包括但不限于知识产权、肖像权、名誉权、隐私权等），或存在其他违法情形的，由此产生的法律责任由甲方自行承担，并赔偿乙方因此受到的损失</w:t>
      </w:r>
      <w:r>
        <w:rPr>
          <w:rFonts w:eastAsia="方正仿宋简体"/>
          <w:color w:val="000000"/>
          <w:sz w:val="34"/>
          <w:szCs w:val="34"/>
        </w:rPr>
        <w:t>。</w:t>
      </w:r>
    </w:p>
    <w:p w14:paraId="67C3A69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 xml:space="preserve">4.</w:t>
      </w:r>
      <w:commentRangeStart w:id="14"/>
      <w:del w:id="15" w:author="陈恒律师" w:date="2026-06-13T16:20:00Z">
        <w:r>
          <w:rPr>
            <w:rFonts w:eastAsia="方正仿宋简体"/>
            <w:color w:val="000000"/>
            <w:sz w:val="34"/>
            <w:szCs w:val="34"/>
          </w:rPr>
          <w:delText xml:space="preserve">甲方应按合同约定向乙方支付服务费用</w:delText>
        </w:r>
      </w:del>
      <w:ins w:id="16" w:author="陈恒律师" w:date="2026-06-13T16:20:00Z">
        <w:r>
          <w:rPr>
            <w:rFonts w:eastAsia="方正仿宋简体"/>
            <w:color w:val="000000"/>
            <w:sz w:val="34"/>
            <w:szCs w:val="34"/>
          </w:rPr>
          <w:t xml:space="preserve">甲方应在乙方按合同约定完成服务并经甲方验收合格后，按合同约定向乙方支付服务费用</w:t>
        </w:r>
      </w:ins>
      <w:commentRangeEnd w:id="14"/>
      <w:r>
        <w:rPr>
          <w:rStyle w:val="CommentReference"/>
        </w:rPr>
        <w:commentReference w:id="14"/>
      </w:r>
      <w:r>
        <w:rPr>
          <w:rFonts w:eastAsia="方正仿宋简体"/>
          <w:color w:val="000000"/>
          <w:sz w:val="34"/>
          <w:szCs w:val="34"/>
        </w:rPr>
        <w:t xml:space="preserve">。</w:t>
      </w:r>
    </w:p>
    <w:p w14:paraId="753C96A8">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五</w:t>
      </w:r>
      <w:r>
        <w:rPr>
          <w:rFonts w:hint="eastAsia" w:ascii="方正黑体简体" w:hAnsi="方正黑体简体" w:eastAsia="方正黑体简体" w:cs="方正黑体简体"/>
          <w:color w:val="000000"/>
          <w:sz w:val="34"/>
          <w:szCs w:val="34"/>
        </w:rPr>
        <w:t>条 乙方的权利和义务</w:t>
      </w:r>
    </w:p>
    <w:p w14:paraId="08A62B4D">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1.乙方应按工作内容提供服务，发生任何服务的变更均须报经甲方同意。</w:t>
      </w:r>
    </w:p>
    <w:p w14:paraId="0F5DF949">
      <w:pPr>
        <w:autoSpaceDE w:val="0"/>
        <w:autoSpaceDN w:val="0"/>
        <w:adjustRightInd w:val="0"/>
        <w:spacing w:line="540" w:lineRule="exact"/>
        <w:ind w:firstLine="680" w:firstLineChars="200"/>
        <w:rPr>
          <w:rFonts w:eastAsia="方正仿宋简体"/>
          <w:color w:val="000000"/>
          <w:sz w:val="34"/>
          <w:szCs w:val="34"/>
          <w:lang w:eastAsia="zh-Hans"/>
        </w:rPr>
      </w:pPr>
      <w:r>
        <w:rPr>
          <w:rFonts w:eastAsia="方正仿宋简体"/>
          <w:color w:val="000000"/>
          <w:sz w:val="34"/>
          <w:szCs w:val="34"/>
          <w:lang w:eastAsia="zh-Hans"/>
        </w:rPr>
        <w:t>2</w:t>
      </w:r>
      <w:r>
        <w:rPr>
          <w:rFonts w:eastAsia="方正仿宋简体"/>
          <w:color w:val="000000"/>
          <w:sz w:val="34"/>
          <w:szCs w:val="34"/>
        </w:rPr>
        <w:t>.</w:t>
      </w:r>
      <w:r>
        <w:rPr>
          <w:rFonts w:eastAsia="方正仿宋简体"/>
          <w:color w:val="000000"/>
          <w:sz w:val="34"/>
          <w:szCs w:val="34"/>
          <w:lang w:eastAsia="zh-Hans"/>
        </w:rPr>
        <w:t>乙方有权要求甲方按时支付服务费用。</w:t>
      </w:r>
    </w:p>
    <w:p w14:paraId="7444EB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w:t>
      </w:r>
      <w:r>
        <w:rPr>
          <w:rFonts w:hint="eastAsia" w:eastAsia="方正仿宋简体"/>
          <w:color w:val="000000"/>
          <w:sz w:val="34"/>
          <w:szCs w:val="34"/>
          <w:lang w:val="en-US" w:eastAsia="zh-CN"/>
        </w:rPr>
        <w:t>乙方</w:t>
      </w:r>
      <w:r>
        <w:rPr>
          <w:rFonts w:eastAsia="方正仿宋简体"/>
          <w:color w:val="000000"/>
          <w:sz w:val="34"/>
          <w:szCs w:val="34"/>
        </w:rPr>
        <w:t>提供详细的项目服务实施及管理方案并经甲方确认后实施。</w:t>
      </w:r>
    </w:p>
    <w:p w14:paraId="0F851308">
      <w:pPr>
        <w:pStyle w:val="10"/>
        <w:spacing w:line="540" w:lineRule="exact"/>
        <w:ind w:firstLine="680" w:firstLineChars="200"/>
        <w:rPr>
          <w:rFonts w:ascii="Times New Roman" w:hAnsi="Times New Roman" w:eastAsia="方正仿宋简体" w:cs="Times New Roman"/>
          <w:sz w:val="34"/>
          <w:szCs w:val="34"/>
        </w:rPr>
      </w:pPr>
      <w:r>
        <w:rPr>
          <w:rFonts w:ascii="Times New Roman" w:hAnsi="Times New Roman" w:eastAsia="方正仿宋简体" w:cs="Times New Roman"/>
          <w:sz w:val="34"/>
          <w:szCs w:val="34"/>
        </w:rPr>
        <w:t>4.乙方应按期、按质保量完成本项目的服务内容。</w:t>
      </w:r>
    </w:p>
    <w:p w14:paraId="67D06EEA">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六</w:t>
      </w:r>
      <w:r>
        <w:rPr>
          <w:rFonts w:hint="eastAsia" w:ascii="方正黑体简体" w:hAnsi="方正黑体简体" w:eastAsia="方正黑体简体" w:cs="方正黑体简体"/>
          <w:color w:val="000000"/>
          <w:sz w:val="34"/>
          <w:szCs w:val="34"/>
        </w:rPr>
        <w:t>条 保密条款</w:t>
      </w:r>
    </w:p>
    <w:p w14:paraId="7749395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 xml:space="preserve">双方均应履行保密义务，任何一方不得把履行合同时知悉的对方任何资料或信息、本合同的有关条款、条件或执行情况，在未经对方同意的情况下向任何第三人泄露或非出于合同目的自行使用、处理。如因此给对方造成损失的，违约方应承担全部赔偿责任。</w:t>
      </w:r>
      <w:commentRangeStart w:id="17"/>
      <w:del w:id="18" w:author="陈恒律师" w:date="2026-06-13T16:20:00Z">
        <w:r>
          <w:rPr>
            <w:rFonts w:eastAsia="方正仿宋简体"/>
            <w:color w:val="000000"/>
            <w:sz w:val="34"/>
            <w:szCs w:val="34"/>
          </w:rPr>
          <w:delText xml:space="preserve">此保密条款不因本合同解除或终止而失效</w:delText>
        </w:r>
      </w:del>
      <w:ins w:id="19" w:author="陈恒律师" w:date="2026-06-13T16:20:00Z">
        <w:r>
          <w:rPr>
            <w:rFonts w:eastAsia="方正仿宋简体"/>
            <w:color w:val="000000"/>
            <w:sz w:val="34"/>
            <w:szCs w:val="34"/>
          </w:rPr>
          <w:t xml:space="preserve">此保密条款在合同终止后2年内持续有效</w:t>
        </w:r>
      </w:ins>
      <w:commentRangeEnd w:id="17"/>
      <w:r>
        <w:rPr>
          <w:rStyle w:val="CommentReference"/>
        </w:rPr>
        <w:commentReference w:id="17"/>
      </w:r>
      <w:r>
        <w:rPr>
          <w:rFonts w:eastAsia="方正仿宋简体"/>
          <w:color w:val="000000"/>
          <w:sz w:val="34"/>
          <w:szCs w:val="34"/>
        </w:rPr>
        <w:t xml:space="preserve">。</w:t>
      </w:r>
    </w:p>
    <w:p w14:paraId="05FE9CB6">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七</w:t>
      </w:r>
      <w:r>
        <w:rPr>
          <w:rFonts w:hint="eastAsia" w:ascii="方正黑体简体" w:hAnsi="方正黑体简体" w:eastAsia="方正黑体简体" w:cs="方正黑体简体"/>
          <w:color w:val="000000"/>
          <w:sz w:val="34"/>
          <w:szCs w:val="34"/>
        </w:rPr>
        <w:t>条 付款方式</w:t>
      </w:r>
    </w:p>
    <w:p w14:paraId="074E8DED">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由甲方按下列程序付款。</w:t>
      </w:r>
    </w:p>
    <w:p w14:paraId="0C73A9FC">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 xml:space="preserve">1.合同签订后，</w:t>
      </w:r>
      <w:commentRangeStart w:id="20"/>
      <w:r>
        <w:rPr>
          <w:rFonts w:eastAsia="方正仿宋简体"/>
          <w:color w:val="000000"/>
          <w:sz w:val="34"/>
          <w:szCs w:val="34"/>
        </w:rPr>
        <w:t xml:space="preserve">项目完成、乙方提交</w:t>
      </w:r>
      <w:commentRangeEnd w:id="20"/>
      <w:r>
        <w:rPr>
          <w:rStyle w:val="CommentReference"/>
        </w:rPr>
        <w:commentReference w:id="20"/>
      </w:r>
      <w:r>
        <w:rPr>
          <w:rFonts w:eastAsia="方正仿宋简体"/>
          <w:color w:val="000000"/>
          <w:sz w:val="34"/>
          <w:szCs w:val="34"/>
        </w:rPr>
        <w:t xml:space="preserve">项目总结报告并经甲方验收通过后，甲方在收到乙方提供的合法足额发票后 20日内启动财政集中支付程序向乙方支付合同总价的</w:t>
      </w:r>
      <w:r>
        <w:rPr>
          <w:rFonts w:hint="eastAsia" w:eastAsia="方正仿宋简体"/>
          <w:color w:val="000000"/>
          <w:sz w:val="34"/>
          <w:szCs w:val="34"/>
          <w:lang w:val="en-US" w:eastAsia="zh-CN"/>
        </w:rPr>
        <w:t>10</w:t>
      </w:r>
      <w:r>
        <w:rPr>
          <w:rFonts w:eastAsia="方正仿宋简体"/>
          <w:color w:val="000000"/>
          <w:sz w:val="34"/>
          <w:szCs w:val="34"/>
        </w:rPr>
        <w:t>0%，即人民币</w:t>
      </w:r>
      <w:r>
        <w:rPr>
          <w:rFonts w:hint="eastAsia" w:eastAsia="方正仿宋简体"/>
          <w:sz w:val="34"/>
          <w:szCs w:val="34"/>
          <w:u w:val="none"/>
          <w:lang w:val="en-US" w:eastAsia="zh-CN"/>
        </w:rPr>
        <w:t>壹拾陆万伍仟</w:t>
      </w:r>
      <w:r>
        <w:rPr>
          <w:rFonts w:hint="eastAsia" w:eastAsia="方正仿宋简体"/>
          <w:color w:val="000000"/>
          <w:sz w:val="34"/>
          <w:szCs w:val="34"/>
          <w:u w:val="single"/>
        </w:rPr>
        <w:t>元整（</w:t>
      </w:r>
      <w:r>
        <w:rPr>
          <w:rFonts w:eastAsia="方正仿宋简体"/>
          <w:color w:val="000000"/>
          <w:sz w:val="34"/>
          <w:szCs w:val="34"/>
          <w:u w:val="single"/>
        </w:rPr>
        <w:t>¥</w:t>
      </w:r>
      <w:r>
        <w:rPr>
          <w:rFonts w:hint="eastAsia" w:eastAsia="方正仿宋简体"/>
          <w:color w:val="000000"/>
          <w:sz w:val="34"/>
          <w:szCs w:val="34"/>
          <w:u w:val="single"/>
          <w:lang w:val="en-US" w:eastAsia="zh-CN"/>
        </w:rPr>
        <w:t>165000</w:t>
      </w:r>
      <w:r>
        <w:rPr>
          <w:rFonts w:hint="eastAsia" w:eastAsia="方正仿宋简体"/>
          <w:color w:val="000000"/>
          <w:sz w:val="34"/>
          <w:szCs w:val="34"/>
          <w:u w:val="single"/>
        </w:rPr>
        <w:t xml:space="preserve"> 元）</w:t>
      </w:r>
      <w:r>
        <w:rPr>
          <w:rFonts w:eastAsia="方正仿宋简体"/>
          <w:color w:val="000000"/>
          <w:sz w:val="34"/>
          <w:szCs w:val="34"/>
          <w:u w:val="single"/>
        </w:rPr>
        <w:t>；</w:t>
      </w:r>
    </w:p>
    <w:p w14:paraId="6E37E446">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 xml:space="preserve">2、如乙方未按本合同约定向甲方提供上述发票的，</w:t>
      </w:r>
      <w:commentRangeStart w:id="21"/>
      <w:r>
        <w:rPr>
          <w:rFonts w:eastAsia="方正仿宋简体"/>
          <w:color w:val="000000"/>
          <w:sz w:val="34"/>
          <w:szCs w:val="34"/>
        </w:rPr>
        <w:t xml:space="preserve">甲方有权</w:t>
      </w:r>
      <w:r>
        <w:rPr>
          <w:rFonts w:hint="eastAsia" w:eastAsia="方正仿宋简体"/>
          <w:color w:val="000000"/>
          <w:sz w:val="34"/>
          <w:szCs w:val="34"/>
          <w:lang w:val="en-US" w:eastAsia="zh-CN"/>
        </w:rPr>
        <w:t>顺延</w:t>
      </w:r>
      <w:r>
        <w:rPr>
          <w:rFonts w:eastAsia="方正仿宋简体"/>
          <w:color w:val="000000"/>
          <w:sz w:val="34"/>
          <w:szCs w:val="34"/>
        </w:rPr>
        <w:t xml:space="preserve">付款</w:t>
      </w:r>
      <w:commentRangeEnd w:id="21"/>
      <w:r>
        <w:rPr>
          <w:rStyle w:val="CommentReference"/>
        </w:rPr>
        <w:commentReference w:id="21"/>
      </w:r>
      <w:r>
        <w:rPr>
          <w:rFonts w:eastAsia="方正仿宋简体"/>
          <w:color w:val="000000"/>
          <w:sz w:val="34"/>
          <w:szCs w:val="34"/>
        </w:rPr>
        <w:t xml:space="preserve">且不承担任何违约责任。</w:t>
      </w:r>
    </w:p>
    <w:p w14:paraId="6D367C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乙方凭以下有效文件向甲方申请支付款项：</w:t>
      </w:r>
    </w:p>
    <w:p w14:paraId="22CDFDD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①双方盖章合同；</w:t>
      </w:r>
    </w:p>
    <w:p w14:paraId="092C6E01">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②乙方开具的等额正式发票；</w:t>
      </w:r>
    </w:p>
    <w:p w14:paraId="1C2AE0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 xml:space="preserve">③</w:t>
      </w:r>
      <w:commentRangeStart w:id="22"/>
      <w:del w:id="23" w:author="陈恒律师" w:date="2026-06-13T16:20:00Z">
        <w:r>
          <w:rPr>
            <w:rFonts w:eastAsia="方正仿宋简体"/>
            <w:color w:val="000000"/>
            <w:sz w:val="34"/>
            <w:szCs w:val="34"/>
          </w:rPr>
          <w:delText xml:space="preserve">书面验收报告（加盖乙方公章）</w:delText>
        </w:r>
      </w:del>
      <w:ins w:id="24" w:author="陈恒律师" w:date="2026-06-13T16:20:00Z">
        <w:r>
          <w:rPr>
            <w:rFonts w:eastAsia="方正仿宋简体"/>
            <w:color w:val="000000"/>
            <w:sz w:val="34"/>
            <w:szCs w:val="34"/>
          </w:rPr>
          <w:t xml:space="preserve">双方签署的书面验收报告</w:t>
        </w:r>
      </w:ins>
      <w:commentRangeEnd w:id="22"/>
      <w:r>
        <w:rPr>
          <w:rStyle w:val="CommentReference"/>
        </w:rPr>
        <w:commentReference w:id="22"/>
      </w:r>
    </w:p>
    <w:p w14:paraId="10182D29">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3.甲方将款项支付到以下乙方指定账户：</w:t>
      </w:r>
    </w:p>
    <w:p w14:paraId="7EDD689A">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开户名称：</w:t>
      </w:r>
      <w:r>
        <w:rPr>
          <w:rFonts w:hint="eastAsia" w:eastAsia="方正仿宋简体"/>
          <w:color w:val="000000"/>
          <w:sz w:val="34"/>
          <w:szCs w:val="34"/>
          <w:lang w:eastAsia="zh-CN"/>
        </w:rPr>
        <w:t>xxxxxx</w:t>
      </w:r>
      <w:r>
        <w:rPr>
          <w:rFonts w:hint="eastAsia" w:eastAsia="方正仿宋简体"/>
          <w:color w:val="000000"/>
          <w:sz w:val="34"/>
          <w:szCs w:val="34"/>
        </w:rPr>
        <w:t xml:space="preserve"> </w:t>
      </w:r>
    </w:p>
    <w:p w14:paraId="1F81DDBB">
      <w:pPr>
        <w:autoSpaceDE w:val="0"/>
        <w:autoSpaceDN w:val="0"/>
        <w:adjustRightInd w:val="0"/>
        <w:spacing w:line="540" w:lineRule="exact"/>
        <w:ind w:firstLine="680" w:firstLineChars="200"/>
        <w:rPr>
          <w:rFonts w:hint="default" w:eastAsia="方正仿宋简体"/>
          <w:color w:val="000000"/>
          <w:sz w:val="34"/>
          <w:szCs w:val="34"/>
          <w:lang w:val="en-US" w:eastAsia="zh-CN"/>
        </w:rPr>
      </w:pPr>
      <w:r>
        <w:rPr>
          <w:rFonts w:eastAsia="方正仿宋简体"/>
          <w:color w:val="000000"/>
          <w:sz w:val="34"/>
          <w:szCs w:val="34"/>
        </w:rPr>
        <w:t>银行账号：</w:t>
      </w:r>
      <w:r>
        <w:rPr>
          <w:rFonts w:hint="eastAsia" w:eastAsia="方正仿宋简体"/>
          <w:color w:val="000000"/>
          <w:sz w:val="34"/>
          <w:szCs w:val="34"/>
        </w:rPr>
        <w:t>440317</w:t>
      </w:r>
      <w:r>
        <w:rPr>
          <w:rFonts w:hint="eastAsia" w:eastAsia="方正仿宋简体"/>
          <w:color w:val="000000"/>
          <w:sz w:val="34"/>
          <w:szCs w:val="34"/>
          <w:lang w:val="en-US" w:eastAsia="zh-CN"/>
        </w:rPr>
        <w:t>xxxxxxx</w:t>
      </w:r>
    </w:p>
    <w:p w14:paraId="4B58C00B">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开 户 行：</w:t>
      </w:r>
      <w:r>
        <w:rPr>
          <w:rFonts w:hint="eastAsia" w:eastAsia="方正仿宋简体"/>
          <w:color w:val="000000"/>
          <w:sz w:val="34"/>
          <w:szCs w:val="34"/>
        </w:rPr>
        <w:t>中国农业银行股份有限公司广州五羊新城支行</w:t>
      </w:r>
    </w:p>
    <w:p w14:paraId="1E76D754">
      <w:pPr>
        <w:pStyle w:val="10"/>
        <w:spacing w:line="540" w:lineRule="exact"/>
        <w:ind w:firstLine="680" w:firstLineChars="200"/>
        <w:rPr>
          <w:rFonts w:ascii="Times New Roman" w:hAnsi="Times New Roman" w:eastAsia="方正仿宋简体" w:cs="Times New Roman"/>
          <w:sz w:val="34"/>
          <w:szCs w:val="34"/>
        </w:rPr>
      </w:pPr>
      <w:r>
        <w:rPr>
          <w:rFonts w:hint="eastAsia" w:ascii="Times New Roman" w:hAnsi="Times New Roman" w:eastAsia="方正仿宋简体" w:cs="Times New Roman"/>
          <w:sz w:val="34"/>
          <w:szCs w:val="34"/>
        </w:rPr>
        <w:t>4</w:t>
      </w:r>
      <w:r>
        <w:rPr>
          <w:rFonts w:eastAsia="方正仿宋简体"/>
          <w:color w:val="000000"/>
          <w:sz w:val="34"/>
          <w:szCs w:val="34"/>
        </w:rPr>
        <w:t>.</w:t>
      </w:r>
      <w:r>
        <w:rPr>
          <w:rFonts w:ascii="Times New Roman" w:hAnsi="Times New Roman" w:eastAsia="方正仿宋简体" w:cs="Times New Roman"/>
          <w:sz w:val="34"/>
          <w:szCs w:val="34"/>
        </w:rPr>
        <w:t>甲方在本款规定的付款时间为财政部门提出办理财政支付申请手续的时间（不含财政部门审核的时间），在规定时间内提出支付申请手续</w:t>
      </w:r>
      <w:r>
        <w:rPr>
          <w:rFonts w:hint="eastAsia" w:ascii="Times New Roman" w:hAnsi="Times New Roman" w:eastAsia="方正仿宋简体" w:cs="Times New Roman"/>
          <w:sz w:val="34"/>
          <w:szCs w:val="34"/>
          <w:lang w:val="en-US" w:eastAsia="zh-CN"/>
        </w:rPr>
        <w:t>且乙方在合理期限内收到该款项</w:t>
      </w:r>
      <w:r>
        <w:rPr>
          <w:rFonts w:ascii="Times New Roman" w:hAnsi="Times New Roman" w:eastAsia="方正仿宋简体" w:cs="Times New Roman"/>
          <w:sz w:val="34"/>
          <w:szCs w:val="34"/>
        </w:rPr>
        <w:t xml:space="preserve">后即视为甲方已经按期支付。</w:t>
      </w:r>
      <w:commentRangeStart w:id="25"/>
      <w:r>
        <w:rPr>
          <w:rFonts w:ascii="Times New Roman" w:hAnsi="Times New Roman" w:eastAsia="方正仿宋简体" w:cs="Times New Roman"/>
          <w:sz w:val="34"/>
          <w:szCs w:val="34"/>
        </w:rPr>
        <w:t xml:space="preserve">因财政支付程序</w:t>
      </w:r>
      <w:commentRangeEnd w:id="25"/>
      <w:r>
        <w:rPr>
          <w:rStyle w:val="CommentReference"/>
        </w:rPr>
        <w:commentReference w:id="25"/>
      </w:r>
      <w:r>
        <w:rPr>
          <w:rFonts w:ascii="Times New Roman" w:hAnsi="Times New Roman" w:eastAsia="方正仿宋简体" w:cs="Times New Roman"/>
          <w:sz w:val="34"/>
          <w:szCs w:val="34"/>
        </w:rPr>
        <w:t xml:space="preserve">造成的延迟到账，不视为甲方延迟付款。</w:t>
      </w:r>
    </w:p>
    <w:p w14:paraId="6B639D46">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八</w:t>
      </w:r>
      <w:r>
        <w:rPr>
          <w:rFonts w:hint="eastAsia" w:ascii="方正黑体简体" w:hAnsi="方正黑体简体" w:eastAsia="方正黑体简体" w:cs="方正黑体简体"/>
          <w:color w:val="000000"/>
          <w:sz w:val="34"/>
          <w:szCs w:val="34"/>
        </w:rPr>
        <w:t>条 知识产权</w:t>
      </w:r>
    </w:p>
    <w:p w14:paraId="791DC648">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1.</w:t>
      </w:r>
      <w:r>
        <w:rPr>
          <w:rFonts w:eastAsia="方正仿宋简体"/>
          <w:color w:val="000000"/>
          <w:sz w:val="34"/>
          <w:szCs w:val="34"/>
        </w:rPr>
        <w:t>本合同项下由甲方提交给乙方的图片、照片、视频及文字资料等包括知识产权在内的全部权益均由甲方享有，乙方不得将其用于本合同目的之外的其他用途；</w:t>
      </w:r>
    </w:p>
    <w:p w14:paraId="3E8F576E">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2.</w:t>
      </w:r>
      <w:r>
        <w:rPr>
          <w:rFonts w:eastAsia="方正仿宋简体"/>
          <w:color w:val="000000"/>
          <w:sz w:val="34"/>
          <w:szCs w:val="34"/>
        </w:rPr>
        <w:t>本合同项下由乙方根据前述资料编辑、制作的相关材料、产品、最终成果的知识产权亦由甲方享有；</w:t>
      </w:r>
    </w:p>
    <w:p w14:paraId="51B209BF">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3.</w:t>
      </w:r>
      <w:r>
        <w:rPr>
          <w:rFonts w:eastAsia="方正仿宋简体"/>
          <w:color w:val="000000"/>
          <w:sz w:val="34"/>
          <w:szCs w:val="34"/>
        </w:rPr>
        <w:t>乙方应保证就委托事项提供的服务及成果，不违反国家法律法规规定、社会公序良俗且不侵犯其他人的任何权利，否则乙方应承担相应经济责任和法律责任，若由此导致甲方遭到处罚或遭第三方索赔，乙方应无条件赔偿甲方的一切损失。</w:t>
      </w:r>
    </w:p>
    <w:p w14:paraId="6BBCE042">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九</w:t>
      </w:r>
      <w:r>
        <w:rPr>
          <w:rFonts w:hint="eastAsia" w:ascii="方正黑体简体" w:hAnsi="方正黑体简体" w:eastAsia="方正黑体简体" w:cs="方正黑体简体"/>
          <w:color w:val="000000"/>
          <w:sz w:val="34"/>
          <w:szCs w:val="34"/>
        </w:rPr>
        <w:t>条 责任追究条款</w:t>
      </w:r>
    </w:p>
    <w:p w14:paraId="216F229B">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 xml:space="preserve">乙方同意甲方选择下述方法解决违约赔偿事宜： </w:t>
      </w:r>
    </w:p>
    <w:p w14:paraId="635013EA">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 xml:space="preserve">1.</w:t>
      </w:r>
      <w:commentRangeStart w:id="26"/>
      <w:r>
        <w:rPr>
          <w:rFonts w:eastAsia="方正仿宋简体"/>
          <w:color w:val="000000"/>
          <w:sz w:val="34"/>
          <w:szCs w:val="34"/>
        </w:rPr>
        <w:t xml:space="preserve">如果在乙方收到违约</w:t>
      </w:r>
      <w:commentRangeEnd w:id="26"/>
      <w:r>
        <w:rPr>
          <w:rStyle w:val="CommentReference"/>
        </w:rPr>
        <w:commentReference w:id="26"/>
      </w:r>
      <w:r>
        <w:rPr>
          <w:rFonts w:eastAsia="方正仿宋简体"/>
          <w:color w:val="000000"/>
          <w:sz w:val="34"/>
          <w:szCs w:val="34"/>
        </w:rPr>
        <w:t xml:space="preserve">索赔通知后十个工作日内，乙方未作答复，上述违约赔偿应视为已被乙方接受。如乙方未能在乙方收到索赔通知后十个工作日内或征得甲方书面同意的延长期限内，按照甲方选择的方法解决违约赔偿事宜，甲方将有权从合同款中扣除违约赔偿金额，同时保留进一步要求违约赔偿的权利。</w:t>
      </w:r>
    </w:p>
    <w:p w14:paraId="6F8EF26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项目进行的过程中，如甲方认为乙方提供的服务未能完全按照工作内容筹备和执行的，乙方必须立即提供修改和完善方案，直至完全符合合同所约定或甲方要求的内容。乙方由此产生的费用，由乙方自行承担。</w:t>
      </w:r>
      <w:r>
        <w:rPr>
          <w:rFonts w:hint="eastAsia" w:eastAsia="方正仿宋简体"/>
          <w:color w:val="000000"/>
          <w:sz w:val="34"/>
          <w:szCs w:val="34"/>
          <w:lang w:val="en-US" w:eastAsia="zh-CN"/>
        </w:rPr>
        <w:t xml:space="preserve">若乙方逾期未整改或拒绝修改的，</w:t>
      </w:r>
      <w:commentRangeStart w:id="27"/>
      <w:del w:id="28" w:author="陈恒律师" w:date="2026-06-13T16:20:00Z">
        <w:r>
          <w:rPr>
            <w:rFonts w:hint="eastAsia" w:eastAsia="方正仿宋简体"/>
            <w:color w:val="000000"/>
            <w:sz w:val="34"/>
            <w:szCs w:val="34"/>
            <w:lang w:val="en-US" w:eastAsia="zh-CN"/>
          </w:rPr>
          <w:delText xml:space="preserve">甲方有权单方解除本合同，不予支付任何款项，并要求乙方退还甲方已付全部款项</w:delText>
        </w:r>
      </w:del>
      <w:ins w:id="29" w:author="陈恒律师" w:date="2026-06-13T16:20:00Z">
        <w:r>
          <w:rPr>
            <w:rFonts w:hint="eastAsia" w:eastAsia="方正仿宋简体"/>
            <w:color w:val="000000"/>
            <w:sz w:val="34"/>
            <w:szCs w:val="34"/>
            <w:lang w:val="en-US" w:eastAsia="zh-CN"/>
          </w:rPr>
          <w:t xml:space="preserve">甲方有权单方解除本合同，乙方应退还甲方已付但尚未提供服务部分的款项</w:t>
        </w:r>
      </w:ins>
      <w:commentRangeEnd w:id="27"/>
      <w:r>
        <w:rPr>
          <w:rStyle w:val="CommentReference"/>
        </w:rPr>
        <w:commentReference w:id="27"/>
      </w:r>
      <w:r>
        <w:rPr>
          <w:rFonts w:hint="eastAsia" w:eastAsia="方正仿宋简体"/>
          <w:color w:val="000000"/>
          <w:sz w:val="34"/>
          <w:szCs w:val="34"/>
          <w:lang w:val="en-US" w:eastAsia="zh-CN"/>
        </w:rPr>
        <w:t xml:space="preserve">，并支付相当于本合同价款总额【30】%的违约金。由此给甲方造成损失的，乙方应赔偿全部损失。</w:t>
      </w:r>
      <w:r>
        <w:rPr>
          <w:rFonts w:eastAsia="方正仿宋简体"/>
          <w:color w:val="000000"/>
          <w:sz w:val="34"/>
          <w:szCs w:val="34"/>
        </w:rPr>
        <w:t>由于方案缺陷和错误而给甲方造成损失的，乙方应承担相应的经济责任和法律责任。</w:t>
      </w:r>
    </w:p>
    <w:p w14:paraId="61833309">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sz w:val="34"/>
          <w:szCs w:val="34"/>
        </w:rPr>
        <w:t>3.</w:t>
      </w:r>
      <w:r>
        <w:rPr>
          <w:rFonts w:ascii="Times New Roman" w:hAnsi="Times New Roman" w:eastAsia="方正仿宋简体" w:cs="Times New Roman"/>
          <w:kern w:val="2"/>
          <w:sz w:val="34"/>
          <w:szCs w:val="34"/>
        </w:rPr>
        <w:t>乙方在合同履行过程中,应积极配合甲方,并听从甲方的管理要求,避免造成甲方的任何损失。</w:t>
      </w:r>
    </w:p>
    <w:p w14:paraId="4144C605">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kern w:val="2"/>
          <w:sz w:val="34"/>
          <w:szCs w:val="34"/>
        </w:rPr>
        <w:t xml:space="preserve">4.</w:t>
      </w:r>
      <w:commentRangeStart w:id="30"/>
      <w:del w:id="31" w:author="陈恒律师" w:date="2026-06-13T16:20:00Z">
        <w:r>
          <w:rPr>
            <w:rFonts w:ascii="Times New Roman" w:hAnsi="Times New Roman" w:eastAsia="方正仿宋简体" w:cs="Times New Roman"/>
            <w:kern w:val="2"/>
            <w:sz w:val="34"/>
            <w:szCs w:val="34"/>
          </w:rPr>
          <w:delText xml:space="preserve">非因甲方严重过错,活动中发生的任何与第三方的争议以及安全问题和纠纷,由乙方承担一切经济及法律责任</w:delText>
        </w:r>
      </w:del>
      <w:ins w:id="32" w:author="陈恒律师" w:date="2026-06-13T16:20:00Z">
        <w:r>
          <w:rPr>
            <w:rFonts w:ascii="Times New Roman" w:hAnsi="Times New Roman" w:eastAsia="方正仿宋简体" w:cs="Times New Roman"/>
            <w:kern w:val="2"/>
            <w:sz w:val="34"/>
            <w:szCs w:val="34"/>
          </w:rPr>
          <w:t xml:space="preserve">活动中发生的与第三方的争议以及安全问题和纠纷，由甲乙双方根据各自过错程度承担相应责任</w:t>
        </w:r>
      </w:ins>
      <w:commentRangeEnd w:id="30"/>
      <w:r>
        <w:rPr>
          <w:rStyle w:val="CommentReference"/>
        </w:rPr>
        <w:commentReference w:id="30"/>
      </w:r>
      <w:r>
        <w:rPr>
          <w:rFonts w:ascii="Times New Roman" w:hAnsi="Times New Roman" w:eastAsia="方正仿宋简体" w:cs="Times New Roman"/>
          <w:kern w:val="2"/>
          <w:sz w:val="34"/>
          <w:szCs w:val="34"/>
        </w:rPr>
        <w:t xml:space="preserve">，如甲方因此遭受第三方索赔的，甲方有权向乙方追偿。</w:t>
      </w:r>
    </w:p>
    <w:p w14:paraId="4AC75C6D">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kern w:val="2"/>
          <w:sz w:val="34"/>
          <w:szCs w:val="34"/>
        </w:rPr>
        <w:t xml:space="preserve">5.乙方未按照本合同约定或甲方要求逾期提供服务的，每逾期1天，乙方向甲方支付合同总额</w:t>
      </w:r>
      <w:commentRangeStart w:id="33"/>
      <w:del w:id="34" w:author="陈恒律师" w:date="2026-06-13T16:20:00Z">
        <w:r>
          <w:rPr>
            <w:rFonts w:hint="eastAsia" w:ascii="Times New Roman" w:hAnsi="Times New Roman" w:eastAsia="方正仿宋简体" w:cs="Times New Roman"/>
            <w:kern w:val="2"/>
            <w:sz w:val="34"/>
            <w:szCs w:val="34"/>
            <w:lang w:val="en-US" w:eastAsia="zh-CN"/>
          </w:rPr>
          <w:delText xml:space="preserve">千分之三</w:delText>
        </w:r>
      </w:del>
      <w:ins w:id="35" w:author="陈恒律师" w:date="2026-06-13T16:20:00Z">
        <w:r>
          <w:rPr>
            <w:rFonts w:hint="eastAsia" w:ascii="Times New Roman" w:hAnsi="Times New Roman" w:eastAsia="方正仿宋简体" w:cs="Times New Roman"/>
            <w:kern w:val="2"/>
            <w:sz w:val="34"/>
            <w:szCs w:val="34"/>
            <w:lang w:val="en-US" w:eastAsia="zh-CN"/>
          </w:rPr>
          <w:t xml:space="preserve">万分之五</w:t>
        </w:r>
      </w:ins>
      <w:commentRangeEnd w:id="33"/>
      <w:r>
        <w:rPr>
          <w:rStyle w:val="CommentReference"/>
        </w:rPr>
        <w:commentReference w:id="33"/>
      </w:r>
      <w:r>
        <w:rPr>
          <w:rFonts w:ascii="Times New Roman" w:hAnsi="Times New Roman" w:eastAsia="方正仿宋简体" w:cs="Times New Roman"/>
          <w:kern w:val="2"/>
          <w:sz w:val="34"/>
          <w:szCs w:val="34"/>
        </w:rPr>
        <w:t xml:space="preserve">作为违约金，</w:t>
      </w:r>
      <w:commentRangeStart w:id="36"/>
      <w:del w:id="37" w:author="陈恒律师" w:date="2026-06-13T16:20:00Z">
        <w:r>
          <w:rPr>
            <w:rFonts w:ascii="Times New Roman" w:hAnsi="Times New Roman" w:eastAsia="方正仿宋简体" w:cs="Times New Roman"/>
            <w:kern w:val="2"/>
            <w:sz w:val="34"/>
            <w:szCs w:val="34"/>
          </w:rPr>
          <w:delText xml:space="preserve">逾期提供服务超过7天</w:delText>
        </w:r>
      </w:del>
      <w:ins w:id="38" w:author="陈恒律师" w:date="2026-06-13T16:20:00Z">
        <w:r>
          <w:rPr>
            <w:rFonts w:ascii="Times New Roman" w:hAnsi="Times New Roman" w:eastAsia="方正仿宋简体" w:cs="Times New Roman"/>
            <w:kern w:val="2"/>
            <w:sz w:val="34"/>
            <w:szCs w:val="34"/>
          </w:rPr>
          <w:t xml:space="preserve">逾期提供服务超过15天</w:t>
        </w:r>
      </w:ins>
      <w:commentRangeEnd w:id="36"/>
      <w:r>
        <w:rPr>
          <w:rStyle w:val="CommentReference"/>
        </w:rPr>
        <w:commentReference w:id="36"/>
      </w:r>
      <w:r>
        <w:rPr>
          <w:rFonts w:ascii="Times New Roman" w:hAnsi="Times New Roman" w:eastAsia="方正仿宋简体" w:cs="Times New Roman"/>
          <w:kern w:val="2"/>
          <w:sz w:val="34"/>
          <w:szCs w:val="34"/>
        </w:rPr>
        <w:t xml:space="preserve">，甲方有权解除合同，要求乙方退还甲方已付</w:t>
      </w:r>
      <w:r>
        <w:rPr>
          <w:rFonts w:eastAsia="方正仿宋简体"/>
          <w:color w:val="000000"/>
          <w:sz w:val="34"/>
          <w:szCs w:val="34"/>
        </w:rPr>
        <w:t>但尚未提供服务部分</w:t>
      </w:r>
      <w:r>
        <w:rPr>
          <w:rFonts w:ascii="Times New Roman" w:hAnsi="Times New Roman" w:eastAsia="方正仿宋简体" w:cs="Times New Roman"/>
          <w:kern w:val="2"/>
          <w:sz w:val="34"/>
          <w:szCs w:val="34"/>
        </w:rPr>
        <w:t>的款项，并有权要求乙方支付相当于合同总价的30%作为违约金，如违约金不足以弥补甲方实际损失的，甲方还有权就不足部分向乙方追偿。</w:t>
      </w:r>
    </w:p>
    <w:p w14:paraId="49EE7AF2">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第十条 不可抗力</w:t>
      </w:r>
    </w:p>
    <w:p w14:paraId="2ECD36F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1.由于一般公认的人力不可抗拒的原因造成不可意料的事故而不能按合同约定完成项目时，乙方应立即以书面形式通告甲方，并提供事故发生的有效证明。</w:t>
      </w:r>
    </w:p>
    <w:p w14:paraId="52116DA3">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不可抗力事件发生后，双方应努力寻求采取合理的方案履行不受不可抗力影响的其他事项。如人力不可抗拒因素继续存在，致使在合同规定的实施期后三十天内仍不能实施，甲乙双方则有权解除合同，这时，甲乙双方均不承担违约责任。乙方必须在三十天内如数返还甲方已支付款但尚未提供服务部分的款项。</w:t>
      </w:r>
    </w:p>
    <w:p w14:paraId="44781A6A">
      <w:pPr>
        <w:pStyle w:val="2"/>
        <w:rPr>
          <w:rFonts w:ascii="Times New Roman" w:hAnsi="Times New Roman" w:eastAsia="方正仿宋简体"/>
          <w:color w:val="000000"/>
          <w:sz w:val="34"/>
          <w:szCs w:val="34"/>
        </w:rPr>
      </w:pPr>
      <w:r>
        <w:rPr>
          <w:rFonts w:hint="eastAsia" w:eastAsia="方正仿宋简体"/>
          <w:color w:val="000000"/>
          <w:sz w:val="34"/>
          <w:szCs w:val="34"/>
          <w:lang w:val="en-US" w:eastAsia="zh-CN"/>
        </w:rPr>
        <w:t xml:space="preserve">3.合同履行中</w:t>
      </w:r>
      <w:commentRangeStart w:id="39"/>
      <w:r>
        <w:rPr>
          <w:rFonts w:hint="eastAsia" w:eastAsia="方正仿宋简体"/>
          <w:color w:val="000000"/>
          <w:sz w:val="34"/>
          <w:szCs w:val="34"/>
          <w:lang w:val="en-US" w:eastAsia="zh-CN"/>
        </w:rPr>
        <w:t xml:space="preserve">因甲方上级领导机关</w:t>
      </w:r>
      <w:commentRangeEnd w:id="39"/>
      <w:r>
        <w:rPr>
          <w:rStyle w:val="CommentReference"/>
        </w:rPr>
        <w:commentReference w:id="39"/>
      </w:r>
      <w:r>
        <w:rPr>
          <w:rFonts w:hint="eastAsia" w:eastAsia="方正仿宋简体"/>
          <w:color w:val="000000"/>
          <w:sz w:val="34"/>
          <w:szCs w:val="34"/>
          <w:lang w:val="en-US" w:eastAsia="zh-CN"/>
        </w:rPr>
        <w:t xml:space="preserve">或主管部门有关会议、文件精神中禁止性规定，导致甲方解除合同或不能按约定履行合同的，属于不可抗力范畴，甲方无须承当相关责任。</w:t>
      </w:r>
    </w:p>
    <w:p w14:paraId="25E705CB">
      <w:pPr>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一</w:t>
      </w:r>
      <w:r>
        <w:rPr>
          <w:rFonts w:hint="eastAsia" w:ascii="方正黑体简体" w:hAnsi="方正黑体简体" w:eastAsia="方正黑体简体" w:cs="方正黑体简体"/>
          <w:color w:val="000000"/>
          <w:sz w:val="34"/>
          <w:szCs w:val="34"/>
        </w:rPr>
        <w:t>条 通知与送达</w:t>
      </w:r>
    </w:p>
    <w:p w14:paraId="112B74E4">
      <w:pPr>
        <w:ind w:firstLine="680" w:firstLineChars="200"/>
        <w:rPr>
          <w:rFonts w:ascii="Times New Roman" w:hAnsi="Times New Roman" w:eastAsia="方正仿宋简体" w:cs="Times New Roman"/>
          <w:sz w:val="34"/>
          <w:szCs w:val="34"/>
        </w:rPr>
      </w:pPr>
      <w:r>
        <w:rPr>
          <w:rFonts w:eastAsia="方正仿宋简体"/>
          <w:color w:val="000000"/>
          <w:sz w:val="34"/>
          <w:szCs w:val="34"/>
        </w:rPr>
        <w:t xml:space="preserve">双方因履行本合同而相互发出或者提供的所有通知、文件、法律文书等材料，均以本合同载明的地址为准。一方迁址的，应当提前三天书面通知对方。以当面交付文件方式送达的，交付之时视为送达；</w:t>
      </w:r>
      <w:commentRangeStart w:id="40"/>
      <w:del w:id="41" w:author="陈恒律师" w:date="2026-06-13T16:20:00Z">
        <w:r>
          <w:rPr>
            <w:rFonts w:eastAsia="方正仿宋简体"/>
            <w:color w:val="000000"/>
            <w:sz w:val="34"/>
            <w:szCs w:val="34"/>
          </w:rPr>
          <w:delText xml:space="preserve">以邮寄方式送达的，邮件发出当日视为送达</w:delText>
        </w:r>
      </w:del>
      <w:ins w:id="42" w:author="陈恒律师" w:date="2026-06-13T16:20:00Z">
        <w:r>
          <w:rPr>
            <w:rFonts w:eastAsia="方正仿宋简体"/>
            <w:color w:val="000000"/>
            <w:sz w:val="34"/>
            <w:szCs w:val="34"/>
          </w:rPr>
          <w:t xml:space="preserve">以邮寄方式送达的，自邮寄之日起第5日视为送达</w:t>
        </w:r>
      </w:ins>
      <w:commentRangeEnd w:id="40"/>
      <w:r>
        <w:rPr>
          <w:rStyle w:val="CommentReference"/>
        </w:rPr>
        <w:commentReference w:id="40"/>
      </w:r>
      <w:r>
        <w:rPr>
          <w:rFonts w:eastAsia="方正仿宋简体"/>
          <w:color w:val="000000"/>
          <w:sz w:val="34"/>
          <w:szCs w:val="34"/>
        </w:rPr>
        <w:t xml:space="preserve">。双方均确认首页载明地址为有效送达地址。通知、文件、法律文书等材料通过本合同载明地址发送的，一方拒签或他人签收不影响送达的生效。</w:t>
      </w:r>
    </w:p>
    <w:p w14:paraId="19BB29A1">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二</w:t>
      </w:r>
      <w:r>
        <w:rPr>
          <w:rFonts w:hint="eastAsia" w:ascii="方正黑体简体" w:hAnsi="方正黑体简体" w:eastAsia="方正黑体简体" w:cs="方正黑体简体"/>
          <w:color w:val="000000"/>
          <w:sz w:val="34"/>
          <w:szCs w:val="34"/>
        </w:rPr>
        <w:t xml:space="preserve">条 </w:t>
      </w:r>
      <w:commentRangeStart w:id="43"/>
      <w:r>
        <w:rPr>
          <w:rFonts w:hint="eastAsia" w:ascii="方正黑体简体" w:hAnsi="方正黑体简体" w:eastAsia="方正黑体简体" w:cs="方正黑体简体"/>
          <w:color w:val="000000"/>
          <w:sz w:val="34"/>
          <w:szCs w:val="34"/>
        </w:rPr>
        <w:t xml:space="preserve">争议的解决</w:t>
      </w:r>
      <w:commentRangeEnd w:id="43"/>
      <w:r>
        <w:rPr>
          <w:rStyle w:val="CommentReference"/>
        </w:rPr>
        <w:commentReference w:id="43"/>
      </w:r>
    </w:p>
    <w:p w14:paraId="7417898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凡与本合同有关而引起的一切争议，甲乙双方应首先通过友好协商解决，如经协商后仍不能达成协议时，任何一方可以向甲方所在地人民法院提出诉讼。违约方应承担守约方全部维权费用，包括但不限于律师费、诉讼费、公证费、差旅费、住宿费等合理费用。</w:t>
      </w:r>
    </w:p>
    <w:p w14:paraId="2E3F6230">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2.在进行法院审理期间，除提交法院审理的事项外，合同其他部分仍应继续履行。</w:t>
      </w:r>
    </w:p>
    <w:p w14:paraId="128BF02D">
      <w:pPr>
        <w:autoSpaceDE w:val="0"/>
        <w:autoSpaceDN w:val="0"/>
        <w:adjustRightInd w:val="0"/>
        <w:spacing w:line="540" w:lineRule="exact"/>
        <w:ind w:firstLine="561"/>
        <w:rPr>
          <w:rFonts w:ascii="Times New Roman" w:hAnsi="Times New Roman" w:eastAsia="方正仿宋简体" w:cs="Times New Roman"/>
          <w:sz w:val="34"/>
          <w:szCs w:val="34"/>
        </w:rPr>
      </w:pPr>
      <w:r>
        <w:rPr>
          <w:rFonts w:eastAsia="方正仿宋简体"/>
          <w:color w:val="000000"/>
          <w:sz w:val="34"/>
          <w:szCs w:val="34"/>
        </w:rPr>
        <w:t>3.本合同按照中华人民共和国的法律进行解释。</w:t>
      </w:r>
    </w:p>
    <w:p w14:paraId="4F9D7D96">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三</w:t>
      </w:r>
      <w:r>
        <w:rPr>
          <w:rFonts w:hint="eastAsia" w:ascii="方正黑体简体" w:hAnsi="方正黑体简体" w:eastAsia="方正黑体简体" w:cs="方正黑体简体"/>
          <w:color w:val="000000"/>
          <w:sz w:val="34"/>
          <w:szCs w:val="34"/>
        </w:rPr>
        <w:t>条 合同生效</w:t>
      </w:r>
    </w:p>
    <w:p w14:paraId="7D37EF06">
      <w:pPr>
        <w:autoSpaceDE w:val="0"/>
        <w:autoSpaceDN w:val="0"/>
        <w:adjustRightInd w:val="0"/>
        <w:spacing w:line="540" w:lineRule="exact"/>
        <w:ind w:firstLine="561"/>
        <w:rPr>
          <w:rFonts w:ascii="Times New Roman" w:hAnsi="Times New Roman" w:eastAsia="方正仿宋简体" w:cs="Times New Roman"/>
          <w:sz w:val="34"/>
          <w:szCs w:val="34"/>
        </w:rPr>
      </w:pPr>
      <w:r>
        <w:rPr>
          <w:rFonts w:eastAsia="方正仿宋简体"/>
          <w:color w:val="000000"/>
          <w:sz w:val="34"/>
          <w:szCs w:val="34"/>
        </w:rPr>
        <w:t>合同经双方</w:t>
      </w:r>
      <w:r>
        <w:rPr>
          <w:rFonts w:hint="eastAsia" w:eastAsia="方正仿宋简体"/>
          <w:color w:val="000000"/>
          <w:sz w:val="34"/>
          <w:szCs w:val="34"/>
        </w:rPr>
        <w:t>法定代表人或</w:t>
      </w:r>
      <w:r>
        <w:rPr>
          <w:rFonts w:eastAsia="方正仿宋简体"/>
          <w:color w:val="000000"/>
          <w:sz w:val="34"/>
          <w:szCs w:val="34"/>
        </w:rPr>
        <w:t>授权代表签字并加盖公章后生效，合同签字日期以最后一个签字日为准。</w:t>
      </w:r>
    </w:p>
    <w:p w14:paraId="5A5391AE">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四</w:t>
      </w:r>
      <w:r>
        <w:rPr>
          <w:rFonts w:hint="eastAsia" w:ascii="方正黑体简体" w:hAnsi="方正黑体简体" w:eastAsia="方正黑体简体" w:cs="方正黑体简体"/>
          <w:color w:val="000000"/>
          <w:sz w:val="34"/>
          <w:szCs w:val="34"/>
        </w:rPr>
        <w:t>条 其它</w:t>
      </w:r>
    </w:p>
    <w:p w14:paraId="151F435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1.本合同之所有附件均为合同的有效组成部分，与本合同具有同样法律效力。</w:t>
      </w:r>
    </w:p>
    <w:p w14:paraId="6404435B">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2.在执行本合同的过程中，所有经甲乙双方</w:t>
      </w:r>
      <w:r>
        <w:rPr>
          <w:rFonts w:hint="eastAsia" w:eastAsia="方正仿宋简体"/>
          <w:color w:val="000000"/>
          <w:sz w:val="34"/>
          <w:szCs w:val="34"/>
        </w:rPr>
        <w:t>法定代表人或</w:t>
      </w:r>
      <w:r>
        <w:rPr>
          <w:rFonts w:eastAsia="方正仿宋简体"/>
          <w:color w:val="000000"/>
          <w:sz w:val="34"/>
          <w:szCs w:val="34"/>
        </w:rPr>
        <w:t>授权代表签署并加盖公章确认的文件（包括会议纪要、补充协议）即成为本合同的有效组成部分，其生效日期为双方签字盖章或确认之日期。</w:t>
      </w:r>
    </w:p>
    <w:p w14:paraId="3D03A437">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3.除经对方事先书面同意外，任何一方不得部分或全部转让其应履行的本合同项下的义务。</w:t>
      </w:r>
    </w:p>
    <w:p w14:paraId="6428A843">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4.本合同一式伍份，甲方执叁份、乙方执</w:t>
      </w:r>
      <w:r>
        <w:rPr>
          <w:rFonts w:hint="eastAsia" w:eastAsia="方正仿宋简体"/>
          <w:color w:val="000000"/>
          <w:sz w:val="34"/>
          <w:szCs w:val="34"/>
        </w:rPr>
        <w:t>贰</w:t>
      </w:r>
      <w:r>
        <w:rPr>
          <w:rFonts w:eastAsia="方正仿宋简体"/>
          <w:color w:val="000000"/>
          <w:sz w:val="34"/>
          <w:szCs w:val="34"/>
        </w:rPr>
        <w:t>份，均具有同等法律效力。</w:t>
      </w:r>
    </w:p>
    <w:p w14:paraId="7B588977">
      <w:pPr>
        <w:pStyle w:val="2"/>
        <w:rPr>
          <w:rFonts w:eastAsia="方正仿宋简体"/>
          <w:color w:val="000000"/>
          <w:sz w:val="34"/>
          <w:szCs w:val="34"/>
        </w:rPr>
      </w:pPr>
    </w:p>
    <w:p w14:paraId="416964F2">
      <w:pPr>
        <w:pStyle w:val="2"/>
        <w:rPr>
          <w:rFonts w:hint="default" w:eastAsia="方正仿宋简体"/>
          <w:color w:val="000000"/>
          <w:sz w:val="34"/>
          <w:szCs w:val="34"/>
          <w:lang w:val="en-US" w:eastAsia="zh-CN"/>
        </w:rPr>
      </w:pPr>
      <w:r>
        <w:rPr>
          <w:rFonts w:hint="eastAsia" w:eastAsia="方正仿宋简体"/>
          <w:color w:val="000000"/>
          <w:sz w:val="34"/>
          <w:szCs w:val="34"/>
          <w:lang w:val="en-US" w:eastAsia="zh-CN"/>
        </w:rPr>
        <w:t>附件：费用明细</w:t>
      </w:r>
    </w:p>
    <w:p w14:paraId="7D9E0B77">
      <w:pPr>
        <w:autoSpaceDE w:val="0"/>
        <w:autoSpaceDN w:val="0"/>
        <w:adjustRightInd w:val="0"/>
        <w:spacing w:line="540" w:lineRule="exact"/>
        <w:rPr>
          <w:rFonts w:eastAsia="方正仿宋简体"/>
          <w:color w:val="000000"/>
          <w:sz w:val="34"/>
          <w:szCs w:val="34"/>
        </w:rPr>
      </w:pPr>
    </w:p>
    <w:p w14:paraId="383EC01F">
      <w:pPr>
        <w:pStyle w:val="10"/>
        <w:spacing w:line="540" w:lineRule="exact"/>
        <w:rPr>
          <w:rFonts w:ascii="Times New Roman" w:hAnsi="Times New Roman" w:eastAsia="方正仿宋简体" w:cs="Times New Roman"/>
          <w:sz w:val="34"/>
          <w:szCs w:val="34"/>
        </w:rPr>
      </w:pPr>
    </w:p>
    <w:p w14:paraId="79D397A4">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甲方（盖章）：</w:t>
      </w:r>
      <w:r>
        <w:rPr>
          <w:rFonts w:hint="eastAsia" w:eastAsia="方正仿宋简体"/>
          <w:color w:val="000000"/>
          <w:sz w:val="34"/>
          <w:szCs w:val="34"/>
          <w:lang w:eastAsia="zh-CN"/>
        </w:rPr>
        <w:t>xxxxxx</w:t>
      </w:r>
      <w:r>
        <w:rPr>
          <w:rFonts w:eastAsia="方正仿宋简体"/>
          <w:color w:val="000000"/>
          <w:sz w:val="34"/>
          <w:szCs w:val="34"/>
        </w:rPr>
        <w:t xml:space="preserve">    </w:t>
      </w:r>
    </w:p>
    <w:p w14:paraId="63E4E691">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甲方签约代表（签字）：  </w:t>
      </w:r>
    </w:p>
    <w:p w14:paraId="4B24E130">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日期：   年   月   日                     </w:t>
      </w:r>
    </w:p>
    <w:p w14:paraId="31F561EB">
      <w:pPr>
        <w:autoSpaceDE w:val="0"/>
        <w:autoSpaceDN w:val="0"/>
        <w:adjustRightInd w:val="0"/>
        <w:spacing w:line="540" w:lineRule="exact"/>
        <w:rPr>
          <w:rFonts w:eastAsia="方正仿宋简体"/>
          <w:color w:val="000000"/>
          <w:sz w:val="34"/>
          <w:szCs w:val="34"/>
        </w:rPr>
      </w:pPr>
    </w:p>
    <w:p w14:paraId="0D0591FC">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                  </w:t>
      </w:r>
    </w:p>
    <w:p w14:paraId="3844DA39">
      <w:pPr>
        <w:autoSpaceDE w:val="0"/>
        <w:autoSpaceDN w:val="0"/>
        <w:adjustRightInd w:val="0"/>
        <w:spacing w:line="540" w:lineRule="exact"/>
        <w:rPr>
          <w:rFonts w:eastAsia="方正仿宋简体"/>
          <w:color w:val="000000"/>
          <w:sz w:val="34"/>
          <w:szCs w:val="34"/>
        </w:rPr>
      </w:pPr>
    </w:p>
    <w:p w14:paraId="6AF7014B">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乙方（盖章）：</w:t>
      </w:r>
      <w:r>
        <w:rPr>
          <w:rFonts w:hint="eastAsia" w:eastAsia="方正仿宋简体"/>
          <w:color w:val="000000"/>
          <w:sz w:val="34"/>
          <w:szCs w:val="34"/>
          <w:lang w:val="en-US" w:eastAsia="zh-CN"/>
        </w:rPr>
        <w:t>xxxxxx</w:t>
      </w:r>
      <w:r>
        <w:rPr>
          <w:rFonts w:eastAsia="方正仿宋简体"/>
          <w:color w:val="000000"/>
          <w:sz w:val="34"/>
          <w:szCs w:val="34"/>
        </w:rPr>
        <w:t xml:space="preserve">  </w:t>
      </w:r>
    </w:p>
    <w:p w14:paraId="0093ABF7">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乙方签约代表（签字）：</w:t>
      </w:r>
    </w:p>
    <w:p w14:paraId="1DA4A80B">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日期：   年   月   日</w:t>
      </w:r>
    </w:p>
    <w:p w14:paraId="359868A9">
      <w:pPr>
        <w:pStyle w:val="2"/>
        <w:rPr>
          <w:rFonts w:eastAsia="方正仿宋简体"/>
          <w:color w:val="000000"/>
          <w:sz w:val="34"/>
          <w:szCs w:val="34"/>
        </w:rPr>
      </w:pPr>
    </w:p>
    <w:p w14:paraId="5E6CDAF1">
      <w:pPr>
        <w:pStyle w:val="2"/>
        <w:rPr>
          <w:rFonts w:eastAsia="方正仿宋简体"/>
          <w:color w:val="000000"/>
          <w:sz w:val="34"/>
          <w:szCs w:val="34"/>
        </w:rPr>
      </w:pPr>
    </w:p>
    <w:p w14:paraId="17971971">
      <w:pPr>
        <w:pStyle w:val="2"/>
        <w:rPr>
          <w:rFonts w:eastAsia="方正仿宋简体"/>
          <w:color w:val="000000"/>
          <w:sz w:val="34"/>
          <w:szCs w:val="34"/>
        </w:rPr>
      </w:pPr>
    </w:p>
    <w:p w14:paraId="16186117">
      <w:pPr>
        <w:pStyle w:val="2"/>
        <w:rPr>
          <w:rFonts w:eastAsia="方正仿宋简体"/>
          <w:color w:val="000000"/>
          <w:sz w:val="34"/>
          <w:szCs w:val="34"/>
        </w:rPr>
      </w:pPr>
    </w:p>
    <w:p w14:paraId="00199236">
      <w:pPr>
        <w:pStyle w:val="2"/>
        <w:rPr>
          <w:rFonts w:eastAsia="方正仿宋简体"/>
          <w:color w:val="000000"/>
          <w:sz w:val="34"/>
          <w:szCs w:val="34"/>
        </w:rPr>
      </w:pPr>
    </w:p>
    <w:p w14:paraId="32D6A239">
      <w:pPr>
        <w:pStyle w:val="2"/>
        <w:rPr>
          <w:rFonts w:hint="default" w:eastAsia="方正仿宋简体"/>
          <w:color w:val="000000"/>
          <w:sz w:val="34"/>
          <w:szCs w:val="34"/>
          <w:lang w:val="en-US" w:eastAsia="zh-CN"/>
        </w:rPr>
      </w:pPr>
    </w:p>
    <w:p w14:paraId="7C5EE7FB">
      <w:pPr>
        <w:pStyle w:val="2"/>
        <w:rPr>
          <w:rFonts w:hint="default" w:eastAsia="方正仿宋简体"/>
          <w:color w:val="000000"/>
          <w:sz w:val="34"/>
          <w:szCs w:val="34"/>
          <w:lang w:val="en-US" w:eastAsia="zh-CN"/>
        </w:rPr>
      </w:pPr>
    </w:p>
    <w:p w14:paraId="4AD123D7">
      <w:pPr>
        <w:pStyle w:val="2"/>
        <w:rPr>
          <w:rFonts w:hint="default" w:eastAsia="方正仿宋简体"/>
          <w:color w:val="000000"/>
          <w:sz w:val="34"/>
          <w:szCs w:val="34"/>
          <w:lang w:val="en-US" w:eastAsia="zh-CN"/>
        </w:rPr>
      </w:pPr>
    </w:p>
    <w:p w14:paraId="765F787D">
      <w:pPr>
        <w:pStyle w:val="2"/>
        <w:rPr>
          <w:rFonts w:eastAsia="方正仿宋简体"/>
          <w:color w:val="000000"/>
          <w:sz w:val="34"/>
          <w:szCs w:val="34"/>
        </w:rPr>
      </w:pPr>
    </w:p>
    <w:p w14:paraId="0883E097">
      <w:pPr>
        <w:rPr>
          <w:rFonts w:hint="eastAsia"/>
          <w:lang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2" w:author="陈恒律师" w:initials="AI" w:date="2026-06-13T16:20:00Z">
    <w:p>
      <w:r>
        <w:rPr/>
        <w:t xml:space="preserve">合同首部甲乙双方名称均为占位符xxxxxx，与上下文甲方（广东岭南律师事务所）、乙方（张三三）不一致，正式签署前必须替换为真实名称，否则影响合同主体认定。</w:t>
      </w:r>
    </w:p>
  </w:comment>
  <w:comment w:id="3" w:author="陈恒律师" w:initials="AI" w:date="2026-06-13T16:20:00Z">
    <w:p>
      <w:r>
        <w:rPr/>
        <w:t xml:space="preserve">甲方联系人、联系电话、通讯地址均为空白，建议补全，便于后续通知送达。</w:t>
      </w:r>
    </w:p>
  </w:comment>
  <w:comment w:id="4" w:author="陈恒律师" w:initials="AI" w:date="2026-06-13T16:20:00Z">
    <w:p>
      <w:r>
        <w:rPr/>
        <w:t xml:space="preserve">甲方联系人、联系电话、通讯地址均为空白，建议补全，便于后续通知送达。</w:t>
      </w:r>
    </w:p>
  </w:comment>
  <w:comment w:id="5" w:author="陈恒律师" w:initials="AI" w:date="2026-06-13T16:20:00Z">
    <w:p>
      <w:r>
        <w:rPr/>
        <w:t xml:space="preserve">合作时间已过期（2025年），如为即将履行的合同，请核实并更新日期。</w:t>
      </w:r>
    </w:p>
  </w:comment>
  <w:comment w:id="6" w:author="陈恒律师" w:initials="AI" w:date="2026-06-13T16:20:00Z">
    <w:p>
      <w:r>
        <w:rPr/>
        <w:t xml:space="preserve">该条款对甲方不利：人数增加但费用不调整，意味着甲方需自行承担超出部分的成本。建议修改为按实际人数与单价据实结算，或约定人数浮动上限。</w:t>
      </w:r>
    </w:p>
  </w:comment>
  <w:comment w:id="9" w:author="陈恒律师" w:initials="AI" w:date="2026-06-13T16:20:00Z">
    <w:p>
      <w:r>
        <w:rPr/>
        <w:t xml:space="preserve">金额格式不规范：阿拉伯数字与汉字'元'混用。建议统一为'¥165,000.00'或'人民币壹拾陆万伍仟元整'，避免歧义。</w:t>
      </w:r>
    </w:p>
  </w:comment>
  <w:comment w:id="10" w:author="陈恒律师" w:initials="AI" w:date="2026-06-13T16:20:00Z">
    <w:p>
      <w:r>
        <w:rPr/>
        <w:t xml:space="preserve">讲师交通费超出部分从培训费中扣除，实际减少了培训服务内容的价值，对甲方不公平。建议改为由乙方自行承担超出部分。</w:t>
      </w:r>
    </w:p>
  </w:comment>
  <w:comment w:id="13" w:author="陈恒律师" w:initials="AI" w:date="2026-06-13T16:20:00Z">
    <w:p>
      <w:r>
        <w:rPr/>
        <w:t xml:space="preserve">该条款过于宽泛，未约定乙方拒绝调整或调整不到位的后果。建议增加：乙方未按甲方意见调整的，甲方有权暂缓付款或解除合同。</w:t>
      </w:r>
    </w:p>
  </w:comment>
  <w:comment w:id="14" w:author="陈恒律师" w:initials="AI" w:date="2026-06-13T16:20:00Z">
    <w:p>
      <w:r>
        <w:rPr/>
        <w:t xml:space="preserve">甲方付款义务缺乏前提条件表述，建议补充'在乙方按约完成服务并经甲方验收合格后'的限定。</w:t>
      </w:r>
    </w:p>
  </w:comment>
  <w:comment w:id="17" w:author="陈恒律师" w:initials="AI" w:date="2026-06-13T16:20:00Z">
    <w:p>
      <w:r>
        <w:rPr/>
        <w:t xml:space="preserve">保密条款未约定保密期限，无限期保密义务在实践中难以执行且可能被认定显失公平。建议明确保密期限，如合同终止后2年。</w:t>
      </w:r>
    </w:p>
  </w:comment>
  <w:comment w:id="20" w:author="陈恒律师" w:initials="AI" w:date="2026-06-13T16:20:00Z">
    <w:p>
      <w:r>
        <w:rPr/>
        <w:t xml:space="preserve">付款条件为100%完工后一次性支付，对甲方风险较小。但建议增加：验收不通过的，乙方应在指定期限内整改，整改后重新验收。</w:t>
      </w:r>
    </w:p>
  </w:comment>
  <w:comment w:id="21" w:author="陈恒律师" w:initials="AI" w:date="2026-06-13T16:20:00Z">
    <w:p>
      <w:r>
        <w:rPr/>
        <w:t xml:space="preserve">该条款保护了甲方在乙方未提供发票时的权利，较为合理。</w:t>
      </w:r>
    </w:p>
  </w:comment>
  <w:comment w:id="22" w:author="陈恒律师" w:initials="AI" w:date="2026-06-13T16:20:00Z">
    <w:p>
      <w:r>
        <w:rPr/>
        <w:t xml:space="preserve">验收报告仅有乙方单方盖章，缺乏甲方确认环节。建议改为'双方签署的书面验收报告'，确保验收结果经双方确认。</w:t>
      </w:r>
    </w:p>
  </w:comment>
  <w:comment w:id="25" w:author="陈恒律师" w:initials="AI" w:date="2026-06-13T16:20:00Z">
    <w:p>
      <w:r>
        <w:rPr/>
        <w:t xml:space="preserve">该条款合理保护了甲方因财政审批流程导致的延迟，但建议增加'甲方应及时通知乙方财政支付进度'，保障乙方知情权。</w:t>
      </w:r>
    </w:p>
  </w:comment>
  <w:comment w:id="26" w:author="陈恒律师" w:initials="AI" w:date="2026-06-13T16:20:00Z">
    <w:p>
      <w:r>
        <w:rPr/>
        <w:t xml:space="preserve">默示视为接受违约赔偿的条款，可能因排除对方主要权利而被认定无效。建议改为：乙方未在期限内答复的，甲方有权启动争议解决程序，但不得直接推定乙方接受。</w:t>
      </w:r>
    </w:p>
  </w:comment>
  <w:comment w:id="27" w:author="陈恒律师" w:initials="AI" w:date="2026-06-13T16:20:00Z">
    <w:p>
      <w:r>
        <w:rPr/>
        <w:t xml:space="preserve">乙方逾期未整改时，甲方不予支付任何款项（含已履行部分）过于严苛，已履行的部分乙方有权获得对价，否则可能被认定显失公平。建议改为：甲方有权解除合同，乙方应退还甲方已付但未提供服务部分的款项。</w:t>
      </w:r>
    </w:p>
  </w:comment>
  <w:comment w:id="30" w:author="陈恒律师" w:initials="AI" w:date="2026-06-13T16:20:00Z">
    <w:p>
      <w:r>
        <w:rPr/>
        <w:t xml:space="preserve">该条款将活动中所有第三方争议和安全问题的责任全部归于乙方，即使甲方存在一般过错也由乙方担责，过于苛刻。建议修改为：按双方过错程度各自承担责任。</w:t>
      </w:r>
    </w:p>
  </w:comment>
  <w:comment w:id="33" w:author="陈恒律师" w:initials="AI" w:date="2026-06-13T16:20:00Z">
    <w:p>
      <w:r>
        <w:rPr/>
        <w:t xml:space="preserve">逾期违约金为日千分之三（约年109.5%），远超司法实践支持的上限（通常为LPR的4倍以内，约年14%）。建议调整为日万分之五以下，避免被法院调低。</w:t>
      </w:r>
    </w:p>
  </w:comment>
  <w:comment w:id="36" w:author="陈恒律师" w:initials="AI" w:date="2026-06-13T16:20:00Z">
    <w:p>
      <w:r>
        <w:rPr/>
        <w:t xml:space="preserve">7天的解约宽限期较短，对于培训类项目可能不够合理。建议改为15天。</w:t>
      </w:r>
    </w:p>
  </w:comment>
  <w:comment w:id="39" w:author="陈恒律师" w:initials="AI" w:date="2026-06-13T16:20:00Z">
    <w:p>
      <w:r>
        <w:rPr/>
        <w:t xml:space="preserve">将行政机关的会议、文件精神扩大解释为不可抗力，不符合《民法典》第180条对不可抗力的定义（不能预见、不能避免且不能克服的客观情况）。行政文件变化通常属于情势变更而非不可抗力。建议删除此款或改为情势变更条款。</w:t>
      </w:r>
    </w:p>
  </w:comment>
  <w:comment w:id="40" w:author="陈恒律师" w:initials="AI" w:date="2026-06-13T16:20:00Z">
    <w:p>
      <w:r>
        <w:rPr/>
        <w:t xml:space="preserve">邮件发出当日即视为送达过于严苛，对方可能尚未收到。建议改为：以邮寄方式送达的，自邮寄之日起第5日视为送达。</w:t>
      </w:r>
    </w:p>
  </w:comment>
  <w:comment w:id="43" w:author="陈恒律师" w:initials="AI" w:date="2026-06-13T16:20:00Z">
    <w:p>
      <w:r>
        <w:rPr/>
        <w:t xml:space="preserve">争议解决条款约定甲方所在地法院管辖，对甲方有利。但建议确认甲方所在地是否与合同签订地一致，避免管辖争议。</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BE67331B-B642-BD1E-8DFC-2C6ABDD1A56E}"/>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3D9BDE88-C903-0C8C-8DFC-2C6ACB6972DA}"/>
  </w:font>
  <w:font w:name="Arial Unicode MS">
    <w:panose1 w:val="020B0604020202020204"/>
    <w:charset w:val="86"/>
    <w:family w:val="auto"/>
    <w:pitch w:val="default"/>
    <w:sig w:usb0="FFFFFFFF" w:usb1="E9FFFFFF" w:usb2="0000003F" w:usb3="00000000" w:csb0="603F01FF" w:csb1="FFFF0000"/>
  </w:font>
  <w:font w:name="方正仿宋_GB2312">
    <w:altName w:val="仿宋-简"/>
    <w:panose1 w:val="02000000000000000000"/>
    <w:charset w:val="86"/>
    <w:family w:val="auto"/>
    <w:pitch w:val="default"/>
    <w:sig w:usb0="00000000" w:usb1="00000000" w:usb2="00000012"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3" w:fontKey="{8CBEEF09-05D4-C86D-8DFC-2C6A5E6DBFD7}"/>
  </w:font>
  <w:font w:name="方正楷体_GBK">
    <w:panose1 w:val="02000000000000000000"/>
    <w:charset w:val="86"/>
    <w:family w:val="auto"/>
    <w:pitch w:val="default"/>
    <w:sig w:usb0="800002BF" w:usb1="38CF7CFA" w:usb2="00000016" w:usb3="00000000" w:csb0="00040000" w:csb1="00000000"/>
    <w:embedRegular r:id="rId4" w:fontKey="{09CE56B7-2B71-3363-8DFC-2C6A05C5E3AA}"/>
  </w:font>
  <w:font w:name="方正仿宋简体">
    <w:panose1 w:val="02000000000000000000"/>
    <w:charset w:val="86"/>
    <w:family w:val="auto"/>
    <w:pitch w:val="default"/>
    <w:sig w:usb0="A00002BF" w:usb1="184F6CFA" w:usb2="00000012" w:usb3="00000000" w:csb0="00040001" w:csb1="00000000"/>
    <w:embedRegular r:id="rId5" w:fontKey="{D641448D-EF58-EB78-8DFC-2C6A67C1DCB8}"/>
  </w:font>
  <w:font w:name="方正黑体简体">
    <w:panose1 w:val="02000000000000000000"/>
    <w:charset w:val="86"/>
    <w:family w:val="auto"/>
    <w:pitch w:val="default"/>
    <w:sig w:usb0="A00002BF" w:usb1="184F6CFA" w:usb2="00000012" w:usb3="00000000" w:csb0="00040001" w:csb1="00000000"/>
    <w:embedRegular r:id="rId6" w:fontKey="{FC5203A7-B9AD-30EA-8DFC-2C6AF54824D6}"/>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5524">
    <w:pPr>
      <w:pStyle w:val="5"/>
      <w:jc w:val="center"/>
      <w:rPr>
        <w:rFonts w:hint="eastAsia" w:ascii="宋体" w:hAnsi="宋体" w:eastAsia="宋体" w:cs="宋体"/>
        <w:sz w:val="20"/>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9F9A0">
    <w:pPr>
      <w:pStyle w:val="6"/>
      <w:jc w:val="righ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25BDC5"/>
    <w:multiLevelType w:val="singleLevel"/>
    <w:tmpl w:val="5E25BDC5"/>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恒">
    <w15:presenceInfo w15:providerId="WPS Office" w15:userId="1416567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TrueTypeFonts/>
  <w:saveSubset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C6454"/>
    <w:rsid w:val="007A1416"/>
    <w:rsid w:val="07CF664D"/>
    <w:rsid w:val="0980556A"/>
    <w:rsid w:val="0A61211C"/>
    <w:rsid w:val="0AC624BA"/>
    <w:rsid w:val="0D5E03F1"/>
    <w:rsid w:val="0E1532E0"/>
    <w:rsid w:val="0F9B1051"/>
    <w:rsid w:val="0FDB6C48"/>
    <w:rsid w:val="106A7A7C"/>
    <w:rsid w:val="10A26786"/>
    <w:rsid w:val="10DE1A9A"/>
    <w:rsid w:val="112134D2"/>
    <w:rsid w:val="130C126E"/>
    <w:rsid w:val="193079C5"/>
    <w:rsid w:val="1DF42051"/>
    <w:rsid w:val="1DF66648"/>
    <w:rsid w:val="23347E07"/>
    <w:rsid w:val="23B56380"/>
    <w:rsid w:val="24B11CC1"/>
    <w:rsid w:val="251731EE"/>
    <w:rsid w:val="251959C3"/>
    <w:rsid w:val="2679737E"/>
    <w:rsid w:val="28BD77CF"/>
    <w:rsid w:val="293E5BF6"/>
    <w:rsid w:val="29472C62"/>
    <w:rsid w:val="294C25C1"/>
    <w:rsid w:val="29B62614"/>
    <w:rsid w:val="2A750E63"/>
    <w:rsid w:val="2BEC72DD"/>
    <w:rsid w:val="32E5730D"/>
    <w:rsid w:val="341252B8"/>
    <w:rsid w:val="347B1688"/>
    <w:rsid w:val="34940F28"/>
    <w:rsid w:val="34F463F8"/>
    <w:rsid w:val="36BB39D8"/>
    <w:rsid w:val="36F779A8"/>
    <w:rsid w:val="3C355FD5"/>
    <w:rsid w:val="3E974BA8"/>
    <w:rsid w:val="3ECB3944"/>
    <w:rsid w:val="409C4510"/>
    <w:rsid w:val="414F18C3"/>
    <w:rsid w:val="42251994"/>
    <w:rsid w:val="465B0384"/>
    <w:rsid w:val="486A685A"/>
    <w:rsid w:val="4AF513FF"/>
    <w:rsid w:val="4BED4EC1"/>
    <w:rsid w:val="4CA91A86"/>
    <w:rsid w:val="4D3E41F0"/>
    <w:rsid w:val="4F475ABF"/>
    <w:rsid w:val="51062C1B"/>
    <w:rsid w:val="54726C75"/>
    <w:rsid w:val="552D54C7"/>
    <w:rsid w:val="558F60FA"/>
    <w:rsid w:val="56170729"/>
    <w:rsid w:val="56200EFF"/>
    <w:rsid w:val="56A32924"/>
    <w:rsid w:val="5AC7557B"/>
    <w:rsid w:val="5C901CA9"/>
    <w:rsid w:val="6017749F"/>
    <w:rsid w:val="60A34E83"/>
    <w:rsid w:val="622E2E60"/>
    <w:rsid w:val="62912A31"/>
    <w:rsid w:val="639570B0"/>
    <w:rsid w:val="641E0A25"/>
    <w:rsid w:val="654810B4"/>
    <w:rsid w:val="66052E68"/>
    <w:rsid w:val="663E7D24"/>
    <w:rsid w:val="670D7DA6"/>
    <w:rsid w:val="692D512C"/>
    <w:rsid w:val="69936437"/>
    <w:rsid w:val="69A87348"/>
    <w:rsid w:val="6A114F5F"/>
    <w:rsid w:val="6F457B85"/>
    <w:rsid w:val="6FE93CFD"/>
    <w:rsid w:val="70363D00"/>
    <w:rsid w:val="70854AD7"/>
    <w:rsid w:val="70F36F28"/>
    <w:rsid w:val="74724CBC"/>
    <w:rsid w:val="74A5733F"/>
    <w:rsid w:val="750B3716"/>
    <w:rsid w:val="779849BC"/>
    <w:rsid w:val="79B761C7"/>
    <w:rsid w:val="7A017188"/>
    <w:rsid w:val="7ACC6454"/>
    <w:rsid w:val="7BC37486"/>
    <w:rsid w:val="7BD227A0"/>
    <w:rsid w:val="7F9F2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spacing w:beforeLines="0" w:afterLines="0"/>
      <w:ind w:firstLine="420"/>
    </w:pPr>
    <w:rPr>
      <w:rFonts w:hint="eastAsia" w:ascii="Arial Unicode MS" w:hAnsi="Arial Unicode MS" w:eastAsia="Arial Unicode MS" w:cs="Arial Unicode MS"/>
      <w:color w:val="000000"/>
      <w:sz w:val="32"/>
      <w:szCs w:val="32"/>
    </w:rPr>
  </w:style>
  <w:style w:type="paragraph" w:styleId="3">
    <w:name w:val="Body Text Indent"/>
    <w:basedOn w:val="1"/>
    <w:qFormat/>
    <w:uiPriority w:val="0"/>
    <w:pPr>
      <w:spacing w:beforeLines="0" w:afterLines="0"/>
      <w:ind w:firstLine="720" w:firstLineChars="225"/>
    </w:pPr>
    <w:rPr>
      <w:rFonts w:ascii="Times New Roman" w:hAnsi="Times New Roman" w:eastAsia="宋体" w:cs="Times New Roman"/>
      <w:sz w:val="34"/>
    </w:r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page number"/>
    <w:basedOn w:val="8"/>
    <w:qFormat/>
    <w:uiPriority w:val="0"/>
  </w:style>
  <w:style w:type="paragraph" w:customStyle="1" w:styleId="10">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11">
    <w:name w:val="font61"/>
    <w:basedOn w:val="8"/>
    <w:qFormat/>
    <w:uiPriority w:val="0"/>
    <w:rPr>
      <w:rFonts w:hint="eastAsia" w:ascii="宋体" w:hAnsi="宋体" w:eastAsia="宋体" w:cs="宋体"/>
      <w:color w:val="000000"/>
      <w:sz w:val="22"/>
      <w:szCs w:val="22"/>
      <w:u w:val="none"/>
    </w:rPr>
  </w:style>
  <w:style w:type="character" w:customStyle="1" w:styleId="12">
    <w:name w:val="font51"/>
    <w:basedOn w:val="8"/>
    <w:qFormat/>
    <w:uiPriority w:val="0"/>
    <w:rPr>
      <w:rFonts w:hint="default" w:ascii="Times New Roman" w:hAnsi="Times New Roman" w:cs="Times New Roman"/>
      <w:color w:val="000000"/>
      <w:sz w:val="22"/>
      <w:szCs w:val="22"/>
      <w:u w:val="none"/>
    </w:rPr>
  </w:style>
  <w:style w:type="character" w:customStyle="1" w:styleId="13">
    <w:name w:val="font71"/>
    <w:basedOn w:val="8"/>
    <w:qFormat/>
    <w:uiPriority w:val="0"/>
    <w:rPr>
      <w:rFonts w:ascii="方正仿宋_GB2312" w:hAnsi="方正仿宋_GB2312" w:eastAsia="方正仿宋_GB2312" w:cs="方正仿宋_GB2312"/>
      <w:color w:val="000000"/>
      <w:sz w:val="22"/>
      <w:szCs w:val="22"/>
      <w:u w:val="none"/>
    </w:rPr>
  </w:style>
  <w:style w:type="character" w:customStyle="1" w:styleId="14">
    <w:name w:val="font81"/>
    <w:basedOn w:val="8"/>
    <w:qFormat/>
    <w:uiPriority w:val="0"/>
    <w:rPr>
      <w:rFonts w:hint="eastAsia" w:ascii="宋体" w:hAnsi="宋体" w:eastAsia="宋体" w:cs="宋体"/>
      <w:color w:val="000000"/>
      <w:sz w:val="20"/>
      <w:szCs w:val="20"/>
      <w:u w:val="none"/>
    </w:rPr>
  </w:style>
  <w:style w:type="character" w:customStyle="1" w:styleId="15">
    <w:name w:val="font21"/>
    <w:basedOn w:val="8"/>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 Type="http://schemas.openxmlformats.org/officeDocument/2006/relationships/comments" Target="comment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3176</Words>
  <Characters>3312</Characters>
  <Lines>0</Lines>
  <Paragraphs>0</Paragraphs>
  <TotalTime>748</TotalTime>
  <ScaleCrop>false</ScaleCrop>
  <LinksUpToDate>false</LinksUpToDate>
  <CharactersWithSpaces>3544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2025-08-22T15:57:00Z</dcterms:created>
  <dc:creator>陈恒</dc:creator>
  <cp:lastModifiedBy>陈恒</cp:lastModifiedBy>
  <dcterms:modified xsi:type="dcterms:W3CDTF">2026-06-13T14:45:33Z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523760C3B8BA11DD8DFC2C6ADFEA063A_43</vt:lpwstr>
  </property>
  <property fmtid="{D5CDD505-2E9C-101B-9397-08002B2CF9AE}" pid="4" name="KSOTemplateDocerSaveRecord">
    <vt:lpwstr>eyJoZGlkIjoiOGVmZmM3NjZmNjExMWU3YTliZDYxMTE1YTA0ZmMzYTEiLCJ1c2VySWQiOiIzMTIwMDk1NjQifQ==</vt:lpwstr>
  </property>
</Properties>
</file>