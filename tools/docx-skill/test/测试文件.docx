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7F891">
      <w:pPr>
        <w:tabs>
          <w:tab w:val="left" w:pos="720"/>
        </w:tabs>
        <w:spacing w:line="360" w:lineRule="auto"/>
        <w:jc w:val="center"/>
        <w:rPr>
          <w:b/>
          <w:sz w:val="44"/>
          <w:szCs w:val="44"/>
        </w:rPr>
      </w:pPr>
      <w:bookmarkStart w:id="0" w:name="_GoBack"/>
      <w:bookmarkEnd w:id="0"/>
      <w:r>
        <w:rPr>
          <w:rFonts w:hint="eastAsia" w:ascii="方正小标宋简体" w:hAnsi="方正小标宋简体" w:eastAsia="方正小标宋简体" w:cs="方正小标宋简体"/>
          <w:bCs/>
          <w:spacing w:val="26"/>
          <w:sz w:val="44"/>
          <w:szCs w:val="44"/>
          <w:lang w:val="zh-CN"/>
        </w:rPr>
        <w:t>项目委托</w:t>
      </w:r>
      <w:r>
        <w:rPr>
          <w:rFonts w:hint="eastAsia" w:ascii="方正小标宋简体" w:hAnsi="方正小标宋简体" w:eastAsia="方正小标宋简体" w:cs="方正小标宋简体"/>
          <w:bCs/>
          <w:sz w:val="44"/>
          <w:szCs w:val="44"/>
        </w:rPr>
        <w:t>合同</w:t>
      </w:r>
    </w:p>
    <w:p w14:paraId="37CCE7AC">
      <w:pPr>
        <w:pStyle w:val="10"/>
        <w:spacing w:line="540" w:lineRule="exact"/>
        <w:rPr>
          <w:rFonts w:ascii="Times New Roman" w:hAnsi="Times New Roman" w:cs="Times New Roman"/>
          <w:sz w:val="32"/>
        </w:rPr>
      </w:pPr>
    </w:p>
    <w:p w14:paraId="539D5D85">
      <w:pPr>
        <w:pStyle w:val="10"/>
        <w:spacing w:line="540" w:lineRule="exact"/>
        <w:rPr>
          <w:rFonts w:hint="default" w:ascii="Times New Roman" w:hAnsi="Times New Roman" w:eastAsia="方正楷体_GBK" w:cs="Times New Roman"/>
          <w:sz w:val="34"/>
          <w:szCs w:val="34"/>
          <w:lang w:val="en-US" w:eastAsia="zh-CN"/>
        </w:rPr>
      </w:pPr>
      <w:r>
        <w:rPr>
          <w:rFonts w:ascii="Times New Roman" w:hAnsi="Times New Roman" w:eastAsia="方正楷体_GBK" w:cs="Times New Roman"/>
          <w:sz w:val="34"/>
          <w:szCs w:val="34"/>
        </w:rPr>
        <w:t>甲方：</w:t>
      </w:r>
      <w:r>
        <w:rPr>
          <w:rFonts w:hint="eastAsia" w:ascii="Times New Roman" w:hAnsi="Times New Roman" w:eastAsia="方正楷体_GBK" w:cs="Times New Roman"/>
          <w:sz w:val="34"/>
          <w:szCs w:val="34"/>
          <w:lang w:val="en-US" w:eastAsia="zh-CN"/>
        </w:rPr>
        <w:t>广东岭南律师事务所</w:t>
      </w:r>
    </w:p>
    <w:p w14:paraId="7DA08E9A">
      <w:pPr>
        <w:spacing w:line="540" w:lineRule="exact"/>
        <w:rPr>
          <w:rFonts w:eastAsia="方正楷体_GBK"/>
          <w:sz w:val="34"/>
          <w:szCs w:val="34"/>
        </w:rPr>
      </w:pPr>
      <w:r>
        <w:rPr>
          <w:rFonts w:eastAsia="方正楷体_GBK"/>
          <w:sz w:val="34"/>
          <w:szCs w:val="34"/>
        </w:rPr>
        <w:t xml:space="preserve">联系人：                                                                                                                   </w:t>
      </w:r>
    </w:p>
    <w:p w14:paraId="16589276">
      <w:pPr>
        <w:spacing w:line="540" w:lineRule="exact"/>
        <w:rPr>
          <w:rFonts w:eastAsia="方正楷体_GBK"/>
          <w:sz w:val="34"/>
          <w:szCs w:val="34"/>
        </w:rPr>
      </w:pPr>
      <w:r>
        <w:rPr>
          <w:rFonts w:eastAsia="方正楷体_GBK"/>
          <w:sz w:val="34"/>
          <w:szCs w:val="34"/>
        </w:rPr>
        <w:t xml:space="preserve">联系电话： </w:t>
      </w:r>
    </w:p>
    <w:p w14:paraId="077E1E72">
      <w:pPr>
        <w:spacing w:line="540" w:lineRule="exact"/>
        <w:rPr>
          <w:rFonts w:eastAsia="方正楷体_GBK"/>
          <w:b/>
          <w:bCs/>
          <w:sz w:val="34"/>
          <w:szCs w:val="34"/>
        </w:rPr>
      </w:pPr>
      <w:r>
        <w:rPr>
          <w:rFonts w:eastAsia="方正楷体_GBK"/>
          <w:sz w:val="34"/>
          <w:szCs w:val="34"/>
        </w:rPr>
        <w:t>通讯地址：广州市越秀区</w:t>
      </w:r>
      <w:r>
        <w:rPr>
          <w:rFonts w:eastAsia="方正楷体_GBK"/>
          <w:b/>
          <w:bCs/>
          <w:sz w:val="34"/>
          <w:szCs w:val="34"/>
        </w:rPr>
        <w:t xml:space="preserve">        </w:t>
      </w:r>
    </w:p>
    <w:p w14:paraId="54BEF2B4">
      <w:pPr>
        <w:pStyle w:val="10"/>
        <w:spacing w:line="540" w:lineRule="exact"/>
        <w:rPr>
          <w:rFonts w:ascii="Times New Roman" w:hAnsi="Times New Roman" w:eastAsia="方正楷体_GBK" w:cs="Times New Roman"/>
          <w:b/>
          <w:bCs/>
          <w:sz w:val="34"/>
          <w:szCs w:val="34"/>
        </w:rPr>
      </w:pPr>
    </w:p>
    <w:p w14:paraId="66D36BB6">
      <w:pPr>
        <w:spacing w:line="540" w:lineRule="exact"/>
        <w:rPr>
          <w:rFonts w:hint="default" w:eastAsia="方正楷体_GBK"/>
          <w:color w:val="000000"/>
          <w:kern w:val="0"/>
          <w:sz w:val="34"/>
          <w:szCs w:val="34"/>
          <w:lang w:val="en-US" w:eastAsia="zh-CN"/>
        </w:rPr>
      </w:pPr>
      <w:r>
        <w:rPr>
          <w:rFonts w:eastAsia="方正楷体_GBK"/>
          <w:sz w:val="34"/>
          <w:szCs w:val="34"/>
        </w:rPr>
        <w:t>乙方：</w:t>
      </w:r>
      <w:ins w:id="0" w:author="陈恒" w:date="2025-12-29T09:56:09Z">
        <w:r>
          <w:rPr>
            <w:rFonts w:hint="eastAsia" w:eastAsia="方正楷体_GBK"/>
            <w:sz w:val="34"/>
            <w:szCs w:val="34"/>
            <w:lang w:val="en-US" w:eastAsia="zh-CN"/>
          </w:rPr>
          <w:t>张</w:t>
        </w:r>
      </w:ins>
      <w:ins w:id="1" w:author="陈恒" w:date="2025-12-29T09:56:10Z">
        <w:r>
          <w:rPr>
            <w:rFonts w:hint="eastAsia" w:eastAsia="方正楷体_GBK"/>
            <w:sz w:val="34"/>
            <w:szCs w:val="34"/>
            <w:lang w:val="en-US" w:eastAsia="zh-CN"/>
          </w:rPr>
          <w:t>三三</w:t>
        </w:r>
      </w:ins>
    </w:p>
    <w:p w14:paraId="6CC07610">
      <w:pPr>
        <w:spacing w:line="540" w:lineRule="exact"/>
        <w:rPr>
          <w:rFonts w:eastAsia="方正楷体_GBK"/>
          <w:sz w:val="34"/>
          <w:szCs w:val="34"/>
        </w:rPr>
      </w:pPr>
      <w:r>
        <w:rPr>
          <w:rFonts w:eastAsia="方正楷体_GBK"/>
          <w:sz w:val="34"/>
          <w:szCs w:val="34"/>
        </w:rPr>
        <w:t xml:space="preserve">联系人：                </w:t>
      </w:r>
    </w:p>
    <w:p w14:paraId="0A157ED8">
      <w:pPr>
        <w:spacing w:line="540" w:lineRule="exact"/>
        <w:rPr>
          <w:rFonts w:hint="default" w:eastAsia="方正楷体_GBK"/>
          <w:sz w:val="34"/>
          <w:szCs w:val="34"/>
          <w:lang w:val="en-US" w:eastAsia="zh-CN"/>
        </w:rPr>
      </w:pPr>
      <w:r>
        <w:rPr>
          <w:rFonts w:eastAsia="方正楷体_GBK"/>
          <w:sz w:val="34"/>
          <w:szCs w:val="34"/>
        </w:rPr>
        <w:t>联系电话：</w:t>
      </w:r>
      <w:r>
        <w:rPr>
          <w:rFonts w:hint="eastAsia" w:eastAsia="方正楷体_GBK"/>
          <w:sz w:val="34"/>
          <w:szCs w:val="34"/>
          <w:lang w:val="en-US" w:eastAsia="zh-CN"/>
        </w:rPr>
        <w:t>13246893718</w:t>
      </w:r>
    </w:p>
    <w:p w14:paraId="12CD1DB4">
      <w:pPr>
        <w:autoSpaceDE w:val="0"/>
        <w:autoSpaceDN w:val="0"/>
        <w:adjustRightInd w:val="0"/>
        <w:spacing w:line="540" w:lineRule="exact"/>
        <w:rPr>
          <w:rFonts w:hint="default" w:eastAsia="方正楷体_GBK"/>
          <w:sz w:val="34"/>
          <w:szCs w:val="34"/>
          <w:u w:val="single"/>
          <w:lang w:val="en-US" w:eastAsia="zh-CN"/>
        </w:rPr>
      </w:pPr>
      <w:r>
        <w:rPr>
          <w:rFonts w:eastAsia="方正楷体_GBK"/>
          <w:sz w:val="34"/>
          <w:szCs w:val="34"/>
        </w:rPr>
        <w:t xml:space="preserve">通讯地址： </w:t>
      </w:r>
    </w:p>
    <w:p w14:paraId="51B0911B">
      <w:pPr>
        <w:spacing w:line="540" w:lineRule="exact"/>
        <w:ind w:firstLine="680" w:firstLineChars="200"/>
        <w:rPr>
          <w:rFonts w:eastAsia="方正仿宋简体"/>
          <w:color w:val="000000"/>
          <w:sz w:val="34"/>
          <w:szCs w:val="34"/>
        </w:rPr>
      </w:pPr>
    </w:p>
    <w:p w14:paraId="4F2B3D35">
      <w:pPr>
        <w:keepNext w:val="0"/>
        <w:keepLines w:val="0"/>
        <w:pageBreakBefore w:val="0"/>
        <w:widowControl/>
        <w:tabs>
          <w:tab w:val="left" w:pos="720"/>
        </w:tabs>
        <w:kinsoku/>
        <w:wordWrap/>
        <w:overflowPunct/>
        <w:topLinePunct w:val="0"/>
        <w:autoSpaceDE/>
        <w:autoSpaceDN/>
        <w:bidi w:val="0"/>
        <w:adjustRightInd/>
        <w:snapToGrid/>
        <w:spacing w:line="360" w:lineRule="auto"/>
        <w:ind w:right="0" w:rightChars="0"/>
        <w:jc w:val="left"/>
        <w:textAlignment w:val="auto"/>
        <w:outlineLvl w:val="9"/>
        <w:rPr>
          <w:rFonts w:eastAsia="方正仿宋简体"/>
          <w:color w:val="000000"/>
          <w:sz w:val="34"/>
          <w:szCs w:val="34"/>
        </w:rPr>
      </w:pPr>
      <w:r>
        <w:rPr>
          <w:rFonts w:hint="eastAsia" w:eastAsia="方正仿宋简体"/>
          <w:color w:val="000000"/>
          <w:sz w:val="34"/>
          <w:szCs w:val="34"/>
          <w:lang w:val="en-US" w:eastAsia="zh-CN"/>
        </w:rPr>
        <w:t xml:space="preserve">    </w:t>
      </w:r>
      <w:r>
        <w:rPr>
          <w:rFonts w:hint="eastAsia" w:eastAsia="方正仿宋简体"/>
          <w:color w:val="000000"/>
          <w:sz w:val="34"/>
          <w:szCs w:val="34"/>
          <w:lang w:eastAsia="zh-CN"/>
        </w:rPr>
        <w:t>xxxxxx</w:t>
      </w:r>
      <w:r>
        <w:rPr>
          <w:rFonts w:eastAsia="方正仿宋简体"/>
          <w:color w:val="000000"/>
          <w:sz w:val="34"/>
          <w:szCs w:val="34"/>
        </w:rPr>
        <w:t>（以下简称甲方）与</w:t>
      </w:r>
      <w:r>
        <w:rPr>
          <w:rFonts w:hint="eastAsia" w:eastAsia="方正仿宋简体"/>
          <w:color w:val="000000"/>
          <w:kern w:val="0"/>
          <w:sz w:val="34"/>
          <w:szCs w:val="34"/>
          <w:lang w:val="en-US" w:eastAsia="zh-CN"/>
        </w:rPr>
        <w:t>xxxxxx</w:t>
      </w:r>
      <w:r>
        <w:rPr>
          <w:rFonts w:eastAsia="方正仿宋简体"/>
          <w:color w:val="000000"/>
          <w:sz w:val="34"/>
          <w:szCs w:val="34"/>
        </w:rPr>
        <w:t>（以下简称乙方）拟就</w:t>
      </w:r>
      <w:r>
        <w:rPr>
          <w:rFonts w:hint="eastAsia" w:eastAsia="方正仿宋简体" w:cs="Times New Roman"/>
          <w:color w:val="000000"/>
          <w:sz w:val="34"/>
          <w:szCs w:val="34"/>
          <w:lang w:val="en-US" w:eastAsia="zh-CN"/>
        </w:rPr>
        <w:t>xxxxxx</w:t>
      </w:r>
      <w:r>
        <w:rPr>
          <w:rFonts w:eastAsia="方正仿宋简体"/>
          <w:color w:val="000000"/>
          <w:sz w:val="34"/>
          <w:szCs w:val="34"/>
        </w:rPr>
        <w:t>进行合作，为明确双方在合作过程中的权利义务，参照《中华人民共和国民法典》的规定，经双方协商，本着平等互利和诚实信用原则，一致同意签订本合同如下：</w:t>
      </w:r>
    </w:p>
    <w:p w14:paraId="1B6696E1">
      <w:pPr>
        <w:autoSpaceDE w:val="0"/>
        <w:autoSpaceDN w:val="0"/>
        <w:adjustRightInd w:val="0"/>
        <w:spacing w:line="540" w:lineRule="exact"/>
        <w:ind w:firstLine="680" w:firstLineChars="200"/>
        <w:rPr>
          <w:rFonts w:hint="eastAsia" w:ascii="方正黑体简体" w:hAnsi="方正黑体简体" w:eastAsia="方正黑体简体" w:cs="方正黑体简体"/>
          <w:b w:val="0"/>
          <w:bCs w:val="0"/>
          <w:color w:val="000000"/>
          <w:sz w:val="34"/>
          <w:szCs w:val="34"/>
        </w:rPr>
      </w:pPr>
      <w:r>
        <w:rPr>
          <w:rFonts w:hint="eastAsia" w:ascii="方正黑体简体" w:hAnsi="方正黑体简体" w:eastAsia="方正黑体简体" w:cs="方正黑体简体"/>
          <w:b w:val="0"/>
          <w:bCs w:val="0"/>
          <w:color w:val="000000"/>
          <w:sz w:val="34"/>
          <w:szCs w:val="34"/>
        </w:rPr>
        <w:t>第一条 项目名称及内容</w:t>
      </w:r>
    </w:p>
    <w:p w14:paraId="0C5FDA4E">
      <w:pPr>
        <w:autoSpaceDE w:val="0"/>
        <w:autoSpaceDN w:val="0"/>
        <w:adjustRightInd w:val="0"/>
        <w:spacing w:line="540" w:lineRule="exact"/>
        <w:ind w:firstLine="680" w:firstLineChars="200"/>
        <w:rPr>
          <w:rFonts w:hint="eastAsia" w:ascii="仿宋" w:hAnsi="仿宋" w:eastAsia="仿宋"/>
          <w:sz w:val="34"/>
          <w:szCs w:val="34"/>
          <w:lang w:eastAsia="zh-CN"/>
        </w:rPr>
      </w:pPr>
      <w:r>
        <w:rPr>
          <w:rFonts w:eastAsia="方正仿宋简体"/>
          <w:color w:val="000000"/>
          <w:sz w:val="34"/>
          <w:szCs w:val="34"/>
        </w:rPr>
        <w:t>1.项目名称：</w:t>
      </w:r>
      <w:r>
        <w:rPr>
          <w:rFonts w:hint="eastAsia" w:ascii="仿宋" w:hAnsi="仿宋" w:eastAsia="仿宋"/>
          <w:sz w:val="34"/>
          <w:szCs w:val="34"/>
          <w:lang w:eastAsia="zh-CN"/>
        </w:rPr>
        <w:t>xxxxxx</w:t>
      </w:r>
    </w:p>
    <w:p w14:paraId="6CB16277">
      <w:pPr>
        <w:autoSpaceDE w:val="0"/>
        <w:autoSpaceDN w:val="0"/>
        <w:adjustRightInd w:val="0"/>
        <w:spacing w:line="540" w:lineRule="exact"/>
        <w:ind w:firstLine="680" w:firstLineChars="200"/>
        <w:rPr>
          <w:rFonts w:ascii="Times New Roman" w:hAnsi="Times New Roman" w:eastAsia="方正仿宋简体" w:cs="Times New Roman"/>
          <w:sz w:val="34"/>
          <w:szCs w:val="34"/>
        </w:rPr>
      </w:pPr>
      <w:r>
        <w:rPr>
          <w:rFonts w:eastAsia="方正仿宋简体"/>
          <w:color w:val="000000"/>
          <w:sz w:val="34"/>
          <w:szCs w:val="34"/>
        </w:rPr>
        <w:t>2.项目内容：</w:t>
      </w:r>
      <w:r>
        <w:rPr>
          <w:rFonts w:hint="eastAsia" w:ascii="仿宋" w:hAnsi="仿宋" w:eastAsia="仿宋"/>
          <w:sz w:val="34"/>
          <w:szCs w:val="34"/>
        </w:rPr>
        <w:t>邀请</w:t>
      </w:r>
      <w:r>
        <w:rPr>
          <w:rFonts w:hint="eastAsia" w:ascii="仿宋" w:hAnsi="仿宋" w:eastAsia="仿宋"/>
          <w:sz w:val="34"/>
          <w:szCs w:val="34"/>
          <w:lang w:val="en-US" w:eastAsia="zh-Hans"/>
        </w:rPr>
        <w:t>行业翘楚、电影专家担任培训老师进行授课</w:t>
      </w:r>
      <w:r>
        <w:rPr>
          <w:rFonts w:hint="eastAsia" w:ascii="仿宋" w:hAnsi="仿宋" w:eastAsia="仿宋"/>
          <w:sz w:val="34"/>
          <w:szCs w:val="34"/>
        </w:rPr>
        <w:t>，完成100名电影制片人</w:t>
      </w:r>
      <w:r>
        <w:rPr>
          <w:rFonts w:hint="eastAsia" w:ascii="仿宋" w:hAnsi="仿宋" w:eastAsia="仿宋"/>
          <w:sz w:val="34"/>
          <w:szCs w:val="34"/>
          <w:lang w:val="en-US" w:eastAsia="zh-CN"/>
        </w:rPr>
        <w:t>3天</w:t>
      </w:r>
      <w:r>
        <w:rPr>
          <w:rFonts w:hint="eastAsia" w:ascii="仿宋" w:hAnsi="仿宋" w:eastAsia="仿宋"/>
          <w:sz w:val="34"/>
          <w:szCs w:val="34"/>
        </w:rPr>
        <w:t>的</w:t>
      </w:r>
      <w:r>
        <w:rPr>
          <w:rFonts w:hint="eastAsia" w:ascii="仿宋" w:hAnsi="仿宋" w:eastAsia="仿宋"/>
          <w:sz w:val="34"/>
          <w:szCs w:val="34"/>
          <w:lang w:eastAsia="zh-CN"/>
        </w:rPr>
        <w:t>业务</w:t>
      </w:r>
      <w:r>
        <w:rPr>
          <w:rFonts w:hint="eastAsia" w:ascii="仿宋" w:hAnsi="仿宋" w:eastAsia="仿宋"/>
          <w:sz w:val="34"/>
          <w:szCs w:val="34"/>
        </w:rPr>
        <w:t>培训。</w:t>
      </w:r>
      <w:r>
        <w:rPr>
          <w:rFonts w:hint="eastAsia" w:ascii="仿宋" w:hAnsi="仿宋" w:eastAsia="仿宋"/>
          <w:sz w:val="34"/>
          <w:szCs w:val="34"/>
          <w:lang w:val="en-US" w:eastAsia="zh-Hans"/>
        </w:rPr>
        <w:t>培养电影制片人等核心专业人才；打造全方位、深层次、实战型的人才培育体系，为电影产业高质量发展注入动力。</w:t>
      </w:r>
    </w:p>
    <w:p w14:paraId="5289ECAD">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第二条 合作时间</w:t>
      </w:r>
    </w:p>
    <w:p w14:paraId="6D2172BF">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202</w:t>
      </w:r>
      <w:r>
        <w:rPr>
          <w:rFonts w:hint="eastAsia" w:eastAsia="方正仿宋简体"/>
          <w:color w:val="000000"/>
          <w:sz w:val="34"/>
          <w:szCs w:val="34"/>
          <w:lang w:val="en-US" w:eastAsia="zh-CN"/>
        </w:rPr>
        <w:t>5</w:t>
      </w:r>
      <w:r>
        <w:rPr>
          <w:rFonts w:eastAsia="方正仿宋简体"/>
          <w:color w:val="000000"/>
          <w:sz w:val="34"/>
          <w:szCs w:val="34"/>
        </w:rPr>
        <w:t>年</w:t>
      </w:r>
      <w:r>
        <w:rPr>
          <w:rFonts w:hint="eastAsia" w:eastAsia="方正仿宋简体"/>
          <w:color w:val="000000"/>
          <w:sz w:val="34"/>
          <w:szCs w:val="34"/>
          <w:lang w:val="en-US" w:eastAsia="zh-CN"/>
        </w:rPr>
        <w:t>8</w:t>
      </w:r>
      <w:r>
        <w:rPr>
          <w:rFonts w:eastAsia="方正仿宋简体"/>
          <w:color w:val="000000"/>
          <w:sz w:val="34"/>
          <w:szCs w:val="34"/>
        </w:rPr>
        <w:t>月</w:t>
      </w:r>
      <w:r>
        <w:rPr>
          <w:rFonts w:hint="eastAsia" w:eastAsia="方正仿宋简体"/>
          <w:color w:val="000000"/>
          <w:sz w:val="34"/>
          <w:szCs w:val="34"/>
          <w:lang w:val="en-US" w:eastAsia="zh-CN"/>
        </w:rPr>
        <w:t>8</w:t>
      </w:r>
      <w:r>
        <w:rPr>
          <w:rFonts w:eastAsia="方正仿宋简体"/>
          <w:color w:val="000000"/>
          <w:sz w:val="34"/>
          <w:szCs w:val="34"/>
        </w:rPr>
        <w:t>日至202</w:t>
      </w:r>
      <w:r>
        <w:rPr>
          <w:rFonts w:hint="eastAsia" w:eastAsia="方正仿宋简体"/>
          <w:color w:val="000000"/>
          <w:sz w:val="34"/>
          <w:szCs w:val="34"/>
          <w:lang w:val="en-US" w:eastAsia="zh-CN"/>
        </w:rPr>
        <w:t>5</w:t>
      </w:r>
      <w:r>
        <w:rPr>
          <w:rFonts w:eastAsia="方正仿宋简体"/>
          <w:color w:val="000000"/>
          <w:sz w:val="34"/>
          <w:szCs w:val="34"/>
        </w:rPr>
        <w:t>年</w:t>
      </w:r>
      <w:r>
        <w:rPr>
          <w:rFonts w:hint="eastAsia" w:eastAsia="方正仿宋简体"/>
          <w:color w:val="000000"/>
          <w:sz w:val="34"/>
          <w:szCs w:val="34"/>
          <w:lang w:val="en-US" w:eastAsia="zh-CN"/>
        </w:rPr>
        <w:t>8</w:t>
      </w:r>
      <w:r>
        <w:rPr>
          <w:rFonts w:eastAsia="方正仿宋简体"/>
          <w:color w:val="000000"/>
          <w:sz w:val="34"/>
          <w:szCs w:val="34"/>
        </w:rPr>
        <w:t>月</w:t>
      </w:r>
      <w:r>
        <w:rPr>
          <w:rFonts w:hint="eastAsia" w:eastAsia="方正仿宋简体"/>
          <w:color w:val="000000"/>
          <w:sz w:val="34"/>
          <w:szCs w:val="34"/>
          <w:lang w:val="en-US" w:eastAsia="zh-CN"/>
        </w:rPr>
        <w:t>10</w:t>
      </w:r>
      <w:r>
        <w:rPr>
          <w:rFonts w:eastAsia="方正仿宋简体"/>
          <w:color w:val="000000"/>
          <w:sz w:val="34"/>
          <w:szCs w:val="34"/>
        </w:rPr>
        <w:t>日。</w:t>
      </w:r>
    </w:p>
    <w:p w14:paraId="7F076299">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 xml:space="preserve">第三条 </w:t>
      </w:r>
      <w:r>
        <w:rPr>
          <w:rFonts w:hint="eastAsia" w:ascii="方正黑体简体" w:hAnsi="方正黑体简体" w:eastAsia="方正黑体简体" w:cs="方正黑体简体"/>
          <w:color w:val="000000"/>
          <w:sz w:val="34"/>
          <w:szCs w:val="34"/>
          <w:lang w:val="en-US" w:eastAsia="zh-CN"/>
        </w:rPr>
        <w:t>项目费用</w:t>
      </w:r>
    </w:p>
    <w:p w14:paraId="534DE362">
      <w:pPr>
        <w:autoSpaceDE w:val="0"/>
        <w:autoSpaceDN w:val="0"/>
        <w:adjustRightInd w:val="0"/>
        <w:spacing w:line="540" w:lineRule="exact"/>
        <w:ind w:firstLine="680" w:firstLineChars="200"/>
        <w:rPr>
          <w:rFonts w:hint="eastAsia" w:eastAsia="方正仿宋简体"/>
          <w:sz w:val="34"/>
          <w:szCs w:val="34"/>
          <w:u w:val="none"/>
          <w:lang w:val="en-US" w:eastAsia="zh-CN"/>
        </w:rPr>
      </w:pPr>
      <w:r>
        <w:rPr>
          <w:rFonts w:hint="eastAsia" w:eastAsia="方正仿宋简体"/>
          <w:color w:val="000000"/>
          <w:sz w:val="34"/>
          <w:szCs w:val="34"/>
          <w:lang w:val="en-US" w:eastAsia="zh-CN"/>
        </w:rPr>
        <w:t>根据有关规定，本期培训项目费用（含税）总计为</w:t>
      </w:r>
      <w:r>
        <w:rPr>
          <w:rFonts w:eastAsia="方正仿宋简体"/>
          <w:sz w:val="34"/>
          <w:szCs w:val="34"/>
          <w:u w:val="none"/>
        </w:rPr>
        <w:t>人民币</w:t>
      </w:r>
      <w:r>
        <w:rPr>
          <w:rFonts w:hint="eastAsia" w:eastAsia="方正仿宋简体"/>
          <w:sz w:val="34"/>
          <w:szCs w:val="34"/>
          <w:u w:val="none"/>
          <w:lang w:val="en-US" w:eastAsia="zh-CN"/>
        </w:rPr>
        <w:t>壹拾陆万伍仟元整</w:t>
      </w:r>
      <w:r>
        <w:rPr>
          <w:rFonts w:hint="eastAsia" w:eastAsia="方正仿宋简体"/>
          <w:sz w:val="34"/>
          <w:szCs w:val="34"/>
          <w:u w:val="none"/>
          <w:lang w:eastAsia="zh-CN"/>
        </w:rPr>
        <w:t>（</w:t>
      </w:r>
      <w:r>
        <w:rPr>
          <w:rFonts w:eastAsia="方正仿宋简体"/>
          <w:sz w:val="34"/>
          <w:szCs w:val="34"/>
          <w:u w:val="none"/>
        </w:rPr>
        <w:t xml:space="preserve">¥ </w:t>
      </w:r>
      <w:r>
        <w:rPr>
          <w:rFonts w:hint="eastAsia" w:eastAsia="方正仿宋简体"/>
          <w:sz w:val="34"/>
          <w:szCs w:val="34"/>
          <w:u w:val="none"/>
          <w:lang w:val="en-US" w:eastAsia="zh-CN"/>
        </w:rPr>
        <w:t>165000</w:t>
      </w:r>
      <w:r>
        <w:rPr>
          <w:rFonts w:hint="eastAsia" w:eastAsia="方正仿宋简体"/>
          <w:sz w:val="34"/>
          <w:szCs w:val="34"/>
          <w:u w:val="none"/>
        </w:rPr>
        <w:t>元</w:t>
      </w:r>
      <w:r>
        <w:rPr>
          <w:rFonts w:eastAsia="方正仿宋简体"/>
          <w:sz w:val="34"/>
          <w:szCs w:val="34"/>
          <w:u w:val="none"/>
        </w:rPr>
        <w:t xml:space="preserve"> </w:t>
      </w:r>
      <w:r>
        <w:rPr>
          <w:rFonts w:hint="eastAsia" w:eastAsia="方正仿宋简体"/>
          <w:sz w:val="34"/>
          <w:szCs w:val="34"/>
          <w:u w:val="none"/>
          <w:lang w:eastAsia="zh-CN"/>
        </w:rPr>
        <w:t>），</w:t>
      </w:r>
      <w:r>
        <w:rPr>
          <w:rFonts w:hint="eastAsia" w:eastAsia="方正仿宋简体"/>
          <w:sz w:val="34"/>
          <w:szCs w:val="34"/>
          <w:u w:val="none"/>
          <w:lang w:val="en-US" w:eastAsia="zh-CN"/>
        </w:rPr>
        <w:t>明细如下：</w:t>
      </w:r>
    </w:p>
    <w:p w14:paraId="47A2A43B">
      <w:pPr>
        <w:pStyle w:val="2"/>
        <w:numPr>
          <w:ilvl w:val="0"/>
          <w:numId w:val="1"/>
        </w:numPr>
        <w:rPr>
          <w:rFonts w:hint="eastAsia" w:eastAsia="方正仿宋简体"/>
          <w:sz w:val="34"/>
          <w:szCs w:val="34"/>
          <w:u w:val="none"/>
          <w:lang w:val="en-US" w:eastAsia="zh-CN"/>
        </w:rPr>
      </w:pPr>
      <w:r>
        <w:rPr>
          <w:rFonts w:hint="eastAsia" w:eastAsia="方正仿宋简体"/>
          <w:sz w:val="34"/>
          <w:szCs w:val="34"/>
          <w:u w:val="none"/>
          <w:lang w:val="en-US" w:eastAsia="zh-CN"/>
        </w:rPr>
        <w:t>培训费：本期培训费实行综合定额标准每人每天</w:t>
      </w:r>
      <w:r>
        <w:rPr>
          <w:rFonts w:hint="eastAsia" w:ascii="Times New Roman" w:hAnsi="Times New Roman" w:eastAsia="方正仿宋简体" w:cs="Times New Roman"/>
          <w:color w:val="auto"/>
          <w:kern w:val="2"/>
          <w:sz w:val="34"/>
          <w:szCs w:val="34"/>
          <w:u w:val="single"/>
          <w:lang w:val="en-US" w:eastAsia="zh-CN" w:bidi="ar-SA"/>
        </w:rPr>
        <w:t>492</w:t>
      </w:r>
      <w:r>
        <w:rPr>
          <w:rFonts w:hint="eastAsia" w:eastAsia="方正仿宋简体"/>
          <w:sz w:val="34"/>
          <w:szCs w:val="34"/>
          <w:u w:val="none"/>
          <w:lang w:val="en-US" w:eastAsia="zh-CN"/>
        </w:rPr>
        <w:t>元，按</w:t>
      </w:r>
      <w:r>
        <w:rPr>
          <w:rFonts w:hint="eastAsia" w:ascii="Times New Roman" w:hAnsi="Times New Roman" w:eastAsia="方正仿宋简体" w:cs="Times New Roman"/>
          <w:color w:val="auto"/>
          <w:kern w:val="2"/>
          <w:sz w:val="34"/>
          <w:szCs w:val="34"/>
          <w:u w:val="single"/>
          <w:lang w:val="en-US" w:eastAsia="zh-CN" w:bidi="ar-SA"/>
        </w:rPr>
        <w:t>100</w:t>
      </w:r>
      <w:r>
        <w:rPr>
          <w:rFonts w:hint="eastAsia" w:eastAsia="方正仿宋简体"/>
          <w:sz w:val="34"/>
          <w:szCs w:val="34"/>
          <w:u w:val="none"/>
          <w:lang w:val="en-US" w:eastAsia="zh-CN"/>
        </w:rPr>
        <w:t>人</w:t>
      </w:r>
      <w:r>
        <w:rPr>
          <w:rFonts w:hint="eastAsia" w:ascii="Times New Roman" w:hAnsi="Times New Roman" w:eastAsia="方正仿宋简体" w:cs="Times New Roman"/>
          <w:color w:val="auto"/>
          <w:kern w:val="2"/>
          <w:sz w:val="34"/>
          <w:szCs w:val="34"/>
          <w:u w:val="single"/>
          <w:lang w:val="en-US" w:eastAsia="zh-CN" w:bidi="ar-SA"/>
        </w:rPr>
        <w:t>3</w:t>
      </w:r>
      <w:r>
        <w:rPr>
          <w:rFonts w:hint="eastAsia" w:eastAsia="方正仿宋简体"/>
          <w:sz w:val="34"/>
          <w:szCs w:val="34"/>
          <w:u w:val="none"/>
          <w:lang w:val="en-US" w:eastAsia="zh-CN"/>
        </w:rPr>
        <w:t>天计算，人数增</w:t>
      </w:r>
      <w:r>
        <w:rPr>
          <w:rFonts w:hint="default" w:eastAsia="方正仿宋简体"/>
          <w:sz w:val="34"/>
          <w:szCs w:val="34"/>
          <w:u w:val="none"/>
          <w:lang w:val="en-US" w:eastAsia="zh-CN"/>
        </w:rPr>
        <w:t>加</w:t>
      </w:r>
      <w:r>
        <w:rPr>
          <w:rFonts w:hint="eastAsia" w:eastAsia="方正仿宋简体"/>
          <w:sz w:val="34"/>
          <w:szCs w:val="34"/>
          <w:u w:val="none"/>
          <w:lang w:val="en-US" w:eastAsia="zh-CN"/>
        </w:rPr>
        <w:t>不再变更培训费用，培训费为</w:t>
      </w:r>
      <w:r>
        <w:rPr>
          <w:rFonts w:hint="eastAsia" w:eastAsia="方正仿宋简体"/>
          <w:sz w:val="34"/>
          <w:szCs w:val="34"/>
          <w:u w:val="single"/>
          <w:lang w:val="en-US" w:eastAsia="zh-CN"/>
        </w:rPr>
        <w:t>人民币壹拾肆万柒仟陆佰元整（</w:t>
      </w:r>
      <w:r>
        <w:rPr>
          <w:rFonts w:eastAsia="方正仿宋简体"/>
          <w:sz w:val="34"/>
          <w:szCs w:val="34"/>
          <w:u w:val="single"/>
        </w:rPr>
        <w:t>¥</w:t>
      </w:r>
      <w:r>
        <w:rPr>
          <w:rFonts w:hint="eastAsia" w:ascii="Times New Roman" w:hAnsi="Times New Roman" w:eastAsia="方正仿宋简体" w:cs="Times New Roman"/>
          <w:color w:val="auto"/>
          <w:kern w:val="2"/>
          <w:sz w:val="34"/>
          <w:szCs w:val="34"/>
          <w:u w:val="single"/>
          <w:lang w:val="en-US" w:eastAsia="zh-CN" w:bidi="ar-SA"/>
        </w:rPr>
        <w:t>147600.00元</w:t>
      </w:r>
      <w:r>
        <w:rPr>
          <w:rFonts w:hint="eastAsia" w:eastAsia="方正仿宋简体"/>
          <w:sz w:val="34"/>
          <w:szCs w:val="34"/>
          <w:u w:val="single"/>
          <w:lang w:val="en-US" w:eastAsia="zh-CN"/>
        </w:rPr>
        <w:t>）</w:t>
      </w:r>
      <w:r>
        <w:rPr>
          <w:rFonts w:hint="eastAsia" w:eastAsia="方正仿宋简体"/>
          <w:sz w:val="34"/>
          <w:szCs w:val="34"/>
          <w:u w:val="none"/>
          <w:lang w:val="en-US" w:eastAsia="zh-CN"/>
        </w:rPr>
        <w:t>，包括培训场地租用费、住宿费、伙食费、服务费、资料费、市内交通费等。</w:t>
      </w:r>
    </w:p>
    <w:p w14:paraId="2694F475">
      <w:pPr>
        <w:pStyle w:val="2"/>
        <w:numPr>
          <w:ilvl w:val="0"/>
          <w:numId w:val="1"/>
        </w:numPr>
        <w:rPr>
          <w:rFonts w:hint="default" w:eastAsia="方正仿宋简体"/>
          <w:sz w:val="34"/>
          <w:szCs w:val="34"/>
          <w:u w:val="single"/>
          <w:lang w:val="en-US" w:eastAsia="zh-CN"/>
        </w:rPr>
      </w:pPr>
      <w:r>
        <w:rPr>
          <w:rFonts w:hint="eastAsia" w:eastAsia="方正仿宋简体"/>
          <w:sz w:val="34"/>
          <w:szCs w:val="34"/>
          <w:u w:val="none"/>
          <w:lang w:val="en-US" w:eastAsia="zh-CN"/>
        </w:rPr>
        <w:t>讲师交通费：本期讲师交通费合计</w:t>
      </w:r>
      <w:r>
        <w:rPr>
          <w:rFonts w:hint="eastAsia" w:eastAsia="方正仿宋简体"/>
          <w:sz w:val="34"/>
          <w:szCs w:val="34"/>
          <w:u w:val="single"/>
          <w:lang w:val="en-US" w:eastAsia="zh-CN"/>
        </w:rPr>
        <w:t>人民币壹万柒仟肆佰元整（</w:t>
      </w:r>
      <w:r>
        <w:rPr>
          <w:rFonts w:eastAsia="方正仿宋简体"/>
          <w:sz w:val="34"/>
          <w:szCs w:val="34"/>
          <w:u w:val="single"/>
        </w:rPr>
        <w:t>¥</w:t>
      </w:r>
      <w:r>
        <w:rPr>
          <w:rFonts w:hint="eastAsia" w:ascii="Times New Roman" w:hAnsi="Times New Roman" w:eastAsia="方正仿宋简体" w:cs="Times New Roman"/>
          <w:color w:val="auto"/>
          <w:kern w:val="2"/>
          <w:sz w:val="34"/>
          <w:szCs w:val="34"/>
          <w:u w:val="single"/>
          <w:lang w:val="en-US" w:eastAsia="zh-CN" w:bidi="ar-SA"/>
        </w:rPr>
        <w:t>17400.00</w:t>
      </w:r>
      <w:r>
        <w:rPr>
          <w:rFonts w:hint="eastAsia" w:eastAsia="方正仿宋简体"/>
          <w:sz w:val="34"/>
          <w:szCs w:val="34"/>
          <w:u w:val="single"/>
          <w:lang w:val="en-US" w:eastAsia="zh-CN"/>
        </w:rPr>
        <w:t>元）</w:t>
      </w:r>
      <w:r>
        <w:rPr>
          <w:rFonts w:hint="eastAsia" w:eastAsia="方正仿宋简体"/>
          <w:sz w:val="34"/>
          <w:szCs w:val="34"/>
          <w:u w:val="none"/>
          <w:lang w:val="en-US" w:eastAsia="zh-CN"/>
        </w:rPr>
        <w:t>（不足部分从第</w:t>
      </w:r>
      <w:r>
        <w:rPr>
          <w:rFonts w:hint="eastAsia" w:ascii="Times New Roman" w:hAnsi="Times New Roman" w:eastAsia="方正仿宋简体" w:cs="Times New Roman"/>
          <w:color w:val="auto"/>
          <w:kern w:val="2"/>
          <w:sz w:val="34"/>
          <w:szCs w:val="34"/>
          <w:u w:val="none"/>
          <w:lang w:val="en-US" w:eastAsia="zh-CN" w:bidi="ar-SA"/>
        </w:rPr>
        <w:t>1</w:t>
      </w:r>
      <w:r>
        <w:rPr>
          <w:rFonts w:hint="eastAsia" w:eastAsia="方正仿宋简体"/>
          <w:sz w:val="34"/>
          <w:szCs w:val="34"/>
          <w:u w:val="none"/>
          <w:lang w:val="en-US" w:eastAsia="zh-CN"/>
        </w:rPr>
        <w:t>项培训费中支出）。</w:t>
      </w:r>
    </w:p>
    <w:p w14:paraId="6A8EBFA1">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四</w:t>
      </w:r>
      <w:r>
        <w:rPr>
          <w:rFonts w:hint="eastAsia" w:ascii="方正黑体简体" w:hAnsi="方正黑体简体" w:eastAsia="方正黑体简体" w:cs="方正黑体简体"/>
          <w:color w:val="000000"/>
          <w:sz w:val="34"/>
          <w:szCs w:val="34"/>
        </w:rPr>
        <w:t>条 甲方的权利和义务</w:t>
      </w:r>
    </w:p>
    <w:p w14:paraId="0C8F69D9">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1.甲方指定工作人员参与活动必要的组织、协调等工作。</w:t>
      </w:r>
    </w:p>
    <w:p w14:paraId="5597A557">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2.甲方有权随时检查乙方的服务履行情况，并向乙方提出修改意见和建议，乙方应根据甲方的意见和建议进行相应的调整。</w:t>
      </w:r>
    </w:p>
    <w:p w14:paraId="457FC2EB">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3.甲方为乙方执行任务提供必要的资料文件及其他支持</w:t>
      </w:r>
      <w:r>
        <w:rPr>
          <w:rFonts w:hint="eastAsia" w:eastAsia="方正仿宋简体"/>
          <w:color w:val="000000"/>
          <w:sz w:val="34"/>
          <w:szCs w:val="34"/>
          <w:lang w:eastAsia="zh-CN"/>
        </w:rPr>
        <w:t>，</w:t>
      </w:r>
      <w:r>
        <w:rPr>
          <w:rFonts w:hint="eastAsia" w:eastAsia="方正仿宋简体"/>
          <w:color w:val="000000"/>
          <w:sz w:val="34"/>
          <w:szCs w:val="34"/>
          <w:lang w:val="en-US" w:eastAsia="zh-CN"/>
        </w:rPr>
        <w:t>并保证</w:t>
      </w:r>
      <w:r>
        <w:rPr>
          <w:rFonts w:hint="eastAsia" w:eastAsia="方正仿宋简体"/>
          <w:color w:val="000000"/>
          <w:sz w:val="34"/>
          <w:szCs w:val="34"/>
        </w:rPr>
        <w:t>甲方提供的</w:t>
      </w:r>
      <w:r>
        <w:rPr>
          <w:rFonts w:hint="eastAsia" w:eastAsia="方正仿宋简体"/>
          <w:color w:val="000000"/>
          <w:sz w:val="34"/>
          <w:szCs w:val="34"/>
          <w:lang w:val="en-US" w:eastAsia="zh-CN"/>
        </w:rPr>
        <w:t>资料不存在</w:t>
      </w:r>
      <w:r>
        <w:rPr>
          <w:rFonts w:hint="eastAsia" w:eastAsia="方正仿宋简体"/>
          <w:color w:val="000000"/>
          <w:sz w:val="34"/>
          <w:szCs w:val="34"/>
        </w:rPr>
        <w:t>侵犯第三人的合法权益（包括但不限于知识产权、肖像权、名誉权、隐私权等），或存在其他违法情形的，由此产生的法律责任由甲方自行承担，并赔偿乙方因此受到的损失</w:t>
      </w:r>
      <w:r>
        <w:rPr>
          <w:rFonts w:eastAsia="方正仿宋简体"/>
          <w:color w:val="000000"/>
          <w:sz w:val="34"/>
          <w:szCs w:val="34"/>
        </w:rPr>
        <w:t>。</w:t>
      </w:r>
    </w:p>
    <w:p w14:paraId="67C3A697">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4.甲方应按合同约定向乙方支付服务费用。</w:t>
      </w:r>
    </w:p>
    <w:p w14:paraId="753C96A8">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五</w:t>
      </w:r>
      <w:r>
        <w:rPr>
          <w:rFonts w:hint="eastAsia" w:ascii="方正黑体简体" w:hAnsi="方正黑体简体" w:eastAsia="方正黑体简体" w:cs="方正黑体简体"/>
          <w:color w:val="000000"/>
          <w:sz w:val="34"/>
          <w:szCs w:val="34"/>
        </w:rPr>
        <w:t>条 乙方的权利和义务</w:t>
      </w:r>
    </w:p>
    <w:p w14:paraId="08A62B4D">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1.乙方应按工作内容提供服务，发生任何服务的变更均须报经甲方同意。</w:t>
      </w:r>
    </w:p>
    <w:p w14:paraId="0F5DF949">
      <w:pPr>
        <w:autoSpaceDE w:val="0"/>
        <w:autoSpaceDN w:val="0"/>
        <w:adjustRightInd w:val="0"/>
        <w:spacing w:line="540" w:lineRule="exact"/>
        <w:ind w:firstLine="680" w:firstLineChars="200"/>
        <w:rPr>
          <w:rFonts w:eastAsia="方正仿宋简体"/>
          <w:color w:val="000000"/>
          <w:sz w:val="34"/>
          <w:szCs w:val="34"/>
          <w:lang w:eastAsia="zh-Hans"/>
        </w:rPr>
      </w:pPr>
      <w:r>
        <w:rPr>
          <w:rFonts w:eastAsia="方正仿宋简体"/>
          <w:color w:val="000000"/>
          <w:sz w:val="34"/>
          <w:szCs w:val="34"/>
          <w:lang w:eastAsia="zh-Hans"/>
        </w:rPr>
        <w:t>2</w:t>
      </w:r>
      <w:r>
        <w:rPr>
          <w:rFonts w:eastAsia="方正仿宋简体"/>
          <w:color w:val="000000"/>
          <w:sz w:val="34"/>
          <w:szCs w:val="34"/>
        </w:rPr>
        <w:t>.</w:t>
      </w:r>
      <w:r>
        <w:rPr>
          <w:rFonts w:eastAsia="方正仿宋简体"/>
          <w:color w:val="000000"/>
          <w:sz w:val="34"/>
          <w:szCs w:val="34"/>
          <w:lang w:eastAsia="zh-Hans"/>
        </w:rPr>
        <w:t>乙方有权要求甲方按时支付服务费用。</w:t>
      </w:r>
    </w:p>
    <w:p w14:paraId="7444EB3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3.</w:t>
      </w:r>
      <w:r>
        <w:rPr>
          <w:rFonts w:hint="eastAsia" w:eastAsia="方正仿宋简体"/>
          <w:color w:val="000000"/>
          <w:sz w:val="34"/>
          <w:szCs w:val="34"/>
          <w:lang w:val="en-US" w:eastAsia="zh-CN"/>
        </w:rPr>
        <w:t>乙方</w:t>
      </w:r>
      <w:r>
        <w:rPr>
          <w:rFonts w:eastAsia="方正仿宋简体"/>
          <w:color w:val="000000"/>
          <w:sz w:val="34"/>
          <w:szCs w:val="34"/>
        </w:rPr>
        <w:t>提供详细的项目服务实施及管理方案并经甲方确认后实施。</w:t>
      </w:r>
    </w:p>
    <w:p w14:paraId="0F851308">
      <w:pPr>
        <w:pStyle w:val="10"/>
        <w:spacing w:line="540" w:lineRule="exact"/>
        <w:ind w:firstLine="680" w:firstLineChars="200"/>
        <w:rPr>
          <w:rFonts w:ascii="Times New Roman" w:hAnsi="Times New Roman" w:eastAsia="方正仿宋简体" w:cs="Times New Roman"/>
          <w:sz w:val="34"/>
          <w:szCs w:val="34"/>
        </w:rPr>
      </w:pPr>
      <w:r>
        <w:rPr>
          <w:rFonts w:ascii="Times New Roman" w:hAnsi="Times New Roman" w:eastAsia="方正仿宋简体" w:cs="Times New Roman"/>
          <w:sz w:val="34"/>
          <w:szCs w:val="34"/>
        </w:rPr>
        <w:t>4.乙方应按期、按质保量完成本项目的服务内容。</w:t>
      </w:r>
    </w:p>
    <w:p w14:paraId="67D06EEA">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六</w:t>
      </w:r>
      <w:r>
        <w:rPr>
          <w:rFonts w:hint="eastAsia" w:ascii="方正黑体简体" w:hAnsi="方正黑体简体" w:eastAsia="方正黑体简体" w:cs="方正黑体简体"/>
          <w:color w:val="000000"/>
          <w:sz w:val="34"/>
          <w:szCs w:val="34"/>
        </w:rPr>
        <w:t>条 保密条款</w:t>
      </w:r>
    </w:p>
    <w:p w14:paraId="77493957">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双方均应履行保密义务，任何一方不得把履行合同时知悉的对方任何资料或信息、本合同的有关条款、条件或执行情况，在未经对方同意的情况下向任何第三人泄露或非出于合同目的自行使用、处理。如因此给对方造成损失的，违约方应承担全部赔偿责任。此保密条款不因本合同解除或终止而失效。</w:t>
      </w:r>
    </w:p>
    <w:p w14:paraId="05FE9CB6">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七</w:t>
      </w:r>
      <w:r>
        <w:rPr>
          <w:rFonts w:hint="eastAsia" w:ascii="方正黑体简体" w:hAnsi="方正黑体简体" w:eastAsia="方正黑体简体" w:cs="方正黑体简体"/>
          <w:color w:val="000000"/>
          <w:sz w:val="34"/>
          <w:szCs w:val="34"/>
        </w:rPr>
        <w:t>条 付款方式</w:t>
      </w:r>
    </w:p>
    <w:p w14:paraId="074E8DED">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由甲方按下列程序付款。</w:t>
      </w:r>
    </w:p>
    <w:p w14:paraId="0C73A9FC">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1.合同签订后，项目完成、乙方提交项目总结报告并经甲方验收通过后，甲方在收到乙方提供的合法足额发票后 20日内启动财政集中支付程序向乙方支付合同总价的</w:t>
      </w:r>
      <w:r>
        <w:rPr>
          <w:rFonts w:hint="eastAsia" w:eastAsia="方正仿宋简体"/>
          <w:color w:val="000000"/>
          <w:sz w:val="34"/>
          <w:szCs w:val="34"/>
          <w:lang w:val="en-US" w:eastAsia="zh-CN"/>
        </w:rPr>
        <w:t>10</w:t>
      </w:r>
      <w:r>
        <w:rPr>
          <w:rFonts w:eastAsia="方正仿宋简体"/>
          <w:color w:val="000000"/>
          <w:sz w:val="34"/>
          <w:szCs w:val="34"/>
        </w:rPr>
        <w:t>0%，即人民币</w:t>
      </w:r>
      <w:r>
        <w:rPr>
          <w:rFonts w:hint="eastAsia" w:eastAsia="方正仿宋简体"/>
          <w:sz w:val="34"/>
          <w:szCs w:val="34"/>
          <w:u w:val="none"/>
          <w:lang w:val="en-US" w:eastAsia="zh-CN"/>
        </w:rPr>
        <w:t>壹拾陆万伍仟</w:t>
      </w:r>
      <w:r>
        <w:rPr>
          <w:rFonts w:hint="eastAsia" w:eastAsia="方正仿宋简体"/>
          <w:color w:val="000000"/>
          <w:sz w:val="34"/>
          <w:szCs w:val="34"/>
          <w:u w:val="single"/>
        </w:rPr>
        <w:t>元整（</w:t>
      </w:r>
      <w:r>
        <w:rPr>
          <w:rFonts w:eastAsia="方正仿宋简体"/>
          <w:color w:val="000000"/>
          <w:sz w:val="34"/>
          <w:szCs w:val="34"/>
          <w:u w:val="single"/>
        </w:rPr>
        <w:t>¥</w:t>
      </w:r>
      <w:r>
        <w:rPr>
          <w:rFonts w:hint="eastAsia" w:eastAsia="方正仿宋简体"/>
          <w:color w:val="000000"/>
          <w:sz w:val="34"/>
          <w:szCs w:val="34"/>
          <w:u w:val="single"/>
          <w:lang w:val="en-US" w:eastAsia="zh-CN"/>
        </w:rPr>
        <w:t>165000</w:t>
      </w:r>
      <w:r>
        <w:rPr>
          <w:rFonts w:hint="eastAsia" w:eastAsia="方正仿宋简体"/>
          <w:color w:val="000000"/>
          <w:sz w:val="34"/>
          <w:szCs w:val="34"/>
          <w:u w:val="single"/>
        </w:rPr>
        <w:t xml:space="preserve"> 元）</w:t>
      </w:r>
      <w:r>
        <w:rPr>
          <w:rFonts w:eastAsia="方正仿宋简体"/>
          <w:color w:val="000000"/>
          <w:sz w:val="34"/>
          <w:szCs w:val="34"/>
          <w:u w:val="single"/>
        </w:rPr>
        <w:t>；</w:t>
      </w:r>
    </w:p>
    <w:p w14:paraId="6E37E446">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2、如乙方未按本合同约定向甲方提供上述发票的，甲方有权</w:t>
      </w:r>
      <w:r>
        <w:rPr>
          <w:rFonts w:hint="eastAsia" w:eastAsia="方正仿宋简体"/>
          <w:color w:val="000000"/>
          <w:sz w:val="34"/>
          <w:szCs w:val="34"/>
          <w:lang w:val="en-US" w:eastAsia="zh-CN"/>
        </w:rPr>
        <w:t>顺延</w:t>
      </w:r>
      <w:r>
        <w:rPr>
          <w:rFonts w:eastAsia="方正仿宋简体"/>
          <w:color w:val="000000"/>
          <w:sz w:val="34"/>
          <w:szCs w:val="34"/>
        </w:rPr>
        <w:t>付款且不承担任何违约责任。</w:t>
      </w:r>
    </w:p>
    <w:p w14:paraId="6D367C3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乙方凭以下有效文件向甲方申请支付款项：</w:t>
      </w:r>
    </w:p>
    <w:p w14:paraId="22CDFDD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①双方盖章合同；</w:t>
      </w:r>
    </w:p>
    <w:p w14:paraId="092C6E01">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②乙方开具的等额正式发票；</w:t>
      </w:r>
    </w:p>
    <w:p w14:paraId="1C2AE03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③书面验收报告（加盖乙方公章）</w:t>
      </w:r>
    </w:p>
    <w:p w14:paraId="10182D29">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3.甲方将款项支付到以下乙方指定账户：</w:t>
      </w:r>
    </w:p>
    <w:p w14:paraId="7EDD689A">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开户名称：</w:t>
      </w:r>
      <w:r>
        <w:rPr>
          <w:rFonts w:hint="eastAsia" w:eastAsia="方正仿宋简体"/>
          <w:color w:val="000000"/>
          <w:sz w:val="34"/>
          <w:szCs w:val="34"/>
          <w:lang w:eastAsia="zh-CN"/>
        </w:rPr>
        <w:t>xxxxxx</w:t>
      </w:r>
      <w:r>
        <w:rPr>
          <w:rFonts w:hint="eastAsia" w:eastAsia="方正仿宋简体"/>
          <w:color w:val="000000"/>
          <w:sz w:val="34"/>
          <w:szCs w:val="34"/>
        </w:rPr>
        <w:t xml:space="preserve"> </w:t>
      </w:r>
    </w:p>
    <w:p w14:paraId="1F81DDBB">
      <w:pPr>
        <w:autoSpaceDE w:val="0"/>
        <w:autoSpaceDN w:val="0"/>
        <w:adjustRightInd w:val="0"/>
        <w:spacing w:line="540" w:lineRule="exact"/>
        <w:ind w:firstLine="680" w:firstLineChars="200"/>
        <w:rPr>
          <w:rFonts w:hint="default" w:eastAsia="方正仿宋简体"/>
          <w:color w:val="000000"/>
          <w:sz w:val="34"/>
          <w:szCs w:val="34"/>
          <w:lang w:val="en-US" w:eastAsia="zh-CN"/>
        </w:rPr>
      </w:pPr>
      <w:r>
        <w:rPr>
          <w:rFonts w:eastAsia="方正仿宋简体"/>
          <w:color w:val="000000"/>
          <w:sz w:val="34"/>
          <w:szCs w:val="34"/>
        </w:rPr>
        <w:t>银行账号：</w:t>
      </w:r>
      <w:r>
        <w:rPr>
          <w:rFonts w:hint="eastAsia" w:eastAsia="方正仿宋简体"/>
          <w:color w:val="000000"/>
          <w:sz w:val="34"/>
          <w:szCs w:val="34"/>
        </w:rPr>
        <w:t>440317</w:t>
      </w:r>
      <w:r>
        <w:rPr>
          <w:rFonts w:hint="eastAsia" w:eastAsia="方正仿宋简体"/>
          <w:color w:val="000000"/>
          <w:sz w:val="34"/>
          <w:szCs w:val="34"/>
          <w:lang w:val="en-US" w:eastAsia="zh-CN"/>
        </w:rPr>
        <w:t>xxxxxxx</w:t>
      </w:r>
    </w:p>
    <w:p w14:paraId="4B58C00B">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开 户 行：</w:t>
      </w:r>
      <w:r>
        <w:rPr>
          <w:rFonts w:hint="eastAsia" w:eastAsia="方正仿宋简体"/>
          <w:color w:val="000000"/>
          <w:sz w:val="34"/>
          <w:szCs w:val="34"/>
        </w:rPr>
        <w:t>中国农业银行股份有限公司广州五羊新城支行</w:t>
      </w:r>
    </w:p>
    <w:p w14:paraId="1E76D754">
      <w:pPr>
        <w:pStyle w:val="10"/>
        <w:spacing w:line="540" w:lineRule="exact"/>
        <w:ind w:firstLine="680" w:firstLineChars="200"/>
        <w:rPr>
          <w:rFonts w:ascii="Times New Roman" w:hAnsi="Times New Roman" w:eastAsia="方正仿宋简体" w:cs="Times New Roman"/>
          <w:sz w:val="34"/>
          <w:szCs w:val="34"/>
        </w:rPr>
      </w:pPr>
      <w:r>
        <w:rPr>
          <w:rFonts w:hint="eastAsia" w:ascii="Times New Roman" w:hAnsi="Times New Roman" w:eastAsia="方正仿宋简体" w:cs="Times New Roman"/>
          <w:sz w:val="34"/>
          <w:szCs w:val="34"/>
        </w:rPr>
        <w:t>4</w:t>
      </w:r>
      <w:r>
        <w:rPr>
          <w:rFonts w:eastAsia="方正仿宋简体"/>
          <w:color w:val="000000"/>
          <w:sz w:val="34"/>
          <w:szCs w:val="34"/>
        </w:rPr>
        <w:t>.</w:t>
      </w:r>
      <w:r>
        <w:rPr>
          <w:rFonts w:ascii="Times New Roman" w:hAnsi="Times New Roman" w:eastAsia="方正仿宋简体" w:cs="Times New Roman"/>
          <w:sz w:val="34"/>
          <w:szCs w:val="34"/>
        </w:rPr>
        <w:t>甲方在本款规定的付款时间为财政部门提出办理财政支付申请手续的时间（不含财政部门审核的时间），在规定时间内提出支付申请手续</w:t>
      </w:r>
      <w:r>
        <w:rPr>
          <w:rFonts w:hint="eastAsia" w:ascii="Times New Roman" w:hAnsi="Times New Roman" w:eastAsia="方正仿宋简体" w:cs="Times New Roman"/>
          <w:sz w:val="34"/>
          <w:szCs w:val="34"/>
          <w:lang w:val="en-US" w:eastAsia="zh-CN"/>
        </w:rPr>
        <w:t>且乙方在合理期限内收到该款项</w:t>
      </w:r>
      <w:r>
        <w:rPr>
          <w:rFonts w:ascii="Times New Roman" w:hAnsi="Times New Roman" w:eastAsia="方正仿宋简体" w:cs="Times New Roman"/>
          <w:sz w:val="34"/>
          <w:szCs w:val="34"/>
        </w:rPr>
        <w:t>后即视为甲方已经按期支付。因财政支付程序造成的延迟到账，不视为甲方延迟付款。</w:t>
      </w:r>
    </w:p>
    <w:p w14:paraId="6B639D46">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八</w:t>
      </w:r>
      <w:r>
        <w:rPr>
          <w:rFonts w:hint="eastAsia" w:ascii="方正黑体简体" w:hAnsi="方正黑体简体" w:eastAsia="方正黑体简体" w:cs="方正黑体简体"/>
          <w:color w:val="000000"/>
          <w:sz w:val="34"/>
          <w:szCs w:val="34"/>
        </w:rPr>
        <w:t>条 知识产权</w:t>
      </w:r>
    </w:p>
    <w:p w14:paraId="791DC648">
      <w:pPr>
        <w:autoSpaceDE w:val="0"/>
        <w:autoSpaceDN w:val="0"/>
        <w:adjustRightInd w:val="0"/>
        <w:spacing w:line="540" w:lineRule="exact"/>
        <w:ind w:firstLine="561"/>
        <w:rPr>
          <w:rFonts w:eastAsia="方正仿宋简体"/>
          <w:color w:val="000000"/>
          <w:sz w:val="34"/>
          <w:szCs w:val="34"/>
        </w:rPr>
      </w:pPr>
      <w:r>
        <w:rPr>
          <w:rFonts w:hint="eastAsia" w:eastAsia="方正仿宋简体"/>
          <w:color w:val="000000"/>
          <w:sz w:val="34"/>
          <w:szCs w:val="34"/>
        </w:rPr>
        <w:t>1.</w:t>
      </w:r>
      <w:r>
        <w:rPr>
          <w:rFonts w:eastAsia="方正仿宋简体"/>
          <w:color w:val="000000"/>
          <w:sz w:val="34"/>
          <w:szCs w:val="34"/>
        </w:rPr>
        <w:t>本合同项下由甲方提交给乙方的图片、照片、视频及文字资料等包括知识产权在内的全部权益均由甲方享有，乙方不得将其用于本合同目的之外的其他用途；</w:t>
      </w:r>
    </w:p>
    <w:p w14:paraId="3E8F576E">
      <w:pPr>
        <w:autoSpaceDE w:val="0"/>
        <w:autoSpaceDN w:val="0"/>
        <w:adjustRightInd w:val="0"/>
        <w:spacing w:line="540" w:lineRule="exact"/>
        <w:ind w:firstLine="561"/>
        <w:rPr>
          <w:rFonts w:eastAsia="方正仿宋简体"/>
          <w:color w:val="000000"/>
          <w:sz w:val="34"/>
          <w:szCs w:val="34"/>
        </w:rPr>
      </w:pPr>
      <w:r>
        <w:rPr>
          <w:rFonts w:hint="eastAsia" w:eastAsia="方正仿宋简体"/>
          <w:color w:val="000000"/>
          <w:sz w:val="34"/>
          <w:szCs w:val="34"/>
        </w:rPr>
        <w:t>2.</w:t>
      </w:r>
      <w:r>
        <w:rPr>
          <w:rFonts w:eastAsia="方正仿宋简体"/>
          <w:color w:val="000000"/>
          <w:sz w:val="34"/>
          <w:szCs w:val="34"/>
        </w:rPr>
        <w:t>本合同项下由乙方根据前述资料编辑、制作的相关材料、产品、最终成果的知识产权亦由甲方享有；</w:t>
      </w:r>
    </w:p>
    <w:p w14:paraId="51B209BF">
      <w:pPr>
        <w:autoSpaceDE w:val="0"/>
        <w:autoSpaceDN w:val="0"/>
        <w:adjustRightInd w:val="0"/>
        <w:spacing w:line="540" w:lineRule="exact"/>
        <w:ind w:firstLine="561"/>
        <w:rPr>
          <w:rFonts w:eastAsia="方正仿宋简体"/>
          <w:color w:val="000000"/>
          <w:sz w:val="34"/>
          <w:szCs w:val="34"/>
        </w:rPr>
      </w:pPr>
      <w:r>
        <w:rPr>
          <w:rFonts w:hint="eastAsia" w:eastAsia="方正仿宋简体"/>
          <w:color w:val="000000"/>
          <w:sz w:val="34"/>
          <w:szCs w:val="34"/>
        </w:rPr>
        <w:t>3.</w:t>
      </w:r>
      <w:r>
        <w:rPr>
          <w:rFonts w:eastAsia="方正仿宋简体"/>
          <w:color w:val="000000"/>
          <w:sz w:val="34"/>
          <w:szCs w:val="34"/>
        </w:rPr>
        <w:t>乙方应保证就委托事项提供的服务及成果，不违反国家法律法规规定、社会公序良俗且不侵犯其他人的任何权利，否则乙方应承担相应经济责任和法律责任，若由此导致甲方遭到处罚或遭第三方索赔，乙方应无条件赔偿甲方的一切损失。</w:t>
      </w:r>
    </w:p>
    <w:p w14:paraId="6BBCE042">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九</w:t>
      </w:r>
      <w:r>
        <w:rPr>
          <w:rFonts w:hint="eastAsia" w:ascii="方正黑体简体" w:hAnsi="方正黑体简体" w:eastAsia="方正黑体简体" w:cs="方正黑体简体"/>
          <w:color w:val="000000"/>
          <w:sz w:val="34"/>
          <w:szCs w:val="34"/>
        </w:rPr>
        <w:t>条 责任追究条款</w:t>
      </w:r>
    </w:p>
    <w:p w14:paraId="216F229B">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 xml:space="preserve">乙方同意甲方选择下述方法解决违约赔偿事宜： </w:t>
      </w:r>
    </w:p>
    <w:p w14:paraId="635013EA">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1.如果在乙方收到违约索赔通知后十个工作日内，乙方未作答复，上述违约赔偿应视为已被乙方接受。如乙方未能在乙方收到索赔通知后十个工作日内或征得甲方书面同意的延长期限内，按照甲方选择的方法解决违约赔偿事宜，甲方将有权从合同款中扣除违约赔偿金额，同时保留进一步要求违约赔偿的权利。</w:t>
      </w:r>
    </w:p>
    <w:p w14:paraId="6F8EF26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项目进行的过程中，如甲方认为乙方提供的服务未能完全按照工作内容筹备和执行的，乙方必须立即提供修改和完善方案，直至完全符合合同所约定或甲方要求的内容。乙方由此产生的费用，由乙方自行承担。</w:t>
      </w:r>
      <w:r>
        <w:rPr>
          <w:rFonts w:hint="eastAsia" w:eastAsia="方正仿宋简体"/>
          <w:color w:val="000000"/>
          <w:sz w:val="34"/>
          <w:szCs w:val="34"/>
          <w:lang w:val="en-US" w:eastAsia="zh-CN"/>
        </w:rPr>
        <w:t>若乙方逾期未整改或拒绝修改的，甲方有权单方解除本合同，不予支付任何款项，并要求乙方退还甲方已付全部款项，并支付相当于本合同价款总额【30】%的违约金。由此给甲方造成损失的，乙方应赔偿全部损失。</w:t>
      </w:r>
      <w:r>
        <w:rPr>
          <w:rFonts w:eastAsia="方正仿宋简体"/>
          <w:color w:val="000000"/>
          <w:sz w:val="34"/>
          <w:szCs w:val="34"/>
        </w:rPr>
        <w:t>由于方案缺陷和错误而给甲方造成损失的，乙方应承担相应的经济责任和法律责任。</w:t>
      </w:r>
    </w:p>
    <w:p w14:paraId="61833309">
      <w:pPr>
        <w:pStyle w:val="10"/>
        <w:spacing w:line="540" w:lineRule="exact"/>
        <w:ind w:firstLine="680" w:firstLineChars="200"/>
        <w:rPr>
          <w:rFonts w:ascii="Times New Roman" w:hAnsi="Times New Roman" w:eastAsia="方正仿宋简体" w:cs="Times New Roman"/>
          <w:kern w:val="2"/>
          <w:sz w:val="34"/>
          <w:szCs w:val="34"/>
        </w:rPr>
      </w:pPr>
      <w:r>
        <w:rPr>
          <w:rFonts w:ascii="Times New Roman" w:hAnsi="Times New Roman" w:eastAsia="方正仿宋简体" w:cs="Times New Roman"/>
          <w:sz w:val="34"/>
          <w:szCs w:val="34"/>
        </w:rPr>
        <w:t>3.</w:t>
      </w:r>
      <w:r>
        <w:rPr>
          <w:rFonts w:ascii="Times New Roman" w:hAnsi="Times New Roman" w:eastAsia="方正仿宋简体" w:cs="Times New Roman"/>
          <w:kern w:val="2"/>
          <w:sz w:val="34"/>
          <w:szCs w:val="34"/>
        </w:rPr>
        <w:t>乙方在合同履行过程中,应积极配合甲方,并听从甲方的管理要求,避免造成甲方的任何损失。</w:t>
      </w:r>
    </w:p>
    <w:p w14:paraId="4144C605">
      <w:pPr>
        <w:pStyle w:val="10"/>
        <w:spacing w:line="540" w:lineRule="exact"/>
        <w:ind w:firstLine="680" w:firstLineChars="200"/>
        <w:rPr>
          <w:rFonts w:ascii="Times New Roman" w:hAnsi="Times New Roman" w:eastAsia="方正仿宋简体" w:cs="Times New Roman"/>
          <w:kern w:val="2"/>
          <w:sz w:val="34"/>
          <w:szCs w:val="34"/>
        </w:rPr>
      </w:pPr>
      <w:r>
        <w:rPr>
          <w:rFonts w:ascii="Times New Roman" w:hAnsi="Times New Roman" w:eastAsia="方正仿宋简体" w:cs="Times New Roman"/>
          <w:kern w:val="2"/>
          <w:sz w:val="34"/>
          <w:szCs w:val="34"/>
        </w:rPr>
        <w:t>4.非因甲方严重过错,活动中发生的任何与第三方的争议以及安全问题和纠纷,由乙方承担一切经济及法律责任，如甲方因此遭受第三方索赔的，甲方有权向乙方追偿。</w:t>
      </w:r>
    </w:p>
    <w:p w14:paraId="4AC75C6D">
      <w:pPr>
        <w:pStyle w:val="10"/>
        <w:spacing w:line="540" w:lineRule="exact"/>
        <w:ind w:firstLine="680" w:firstLineChars="200"/>
        <w:rPr>
          <w:rFonts w:ascii="Times New Roman" w:hAnsi="Times New Roman" w:eastAsia="方正仿宋简体" w:cs="Times New Roman"/>
          <w:kern w:val="2"/>
          <w:sz w:val="34"/>
          <w:szCs w:val="34"/>
        </w:rPr>
      </w:pPr>
      <w:r>
        <w:rPr>
          <w:rFonts w:ascii="Times New Roman" w:hAnsi="Times New Roman" w:eastAsia="方正仿宋简体" w:cs="Times New Roman"/>
          <w:kern w:val="2"/>
          <w:sz w:val="34"/>
          <w:szCs w:val="34"/>
        </w:rPr>
        <w:t>5.乙方未按照本合同约定或甲方要求逾期提供服务的，每逾期1天，乙方向甲方支付合同总额</w:t>
      </w:r>
      <w:r>
        <w:rPr>
          <w:rFonts w:hint="eastAsia" w:ascii="Times New Roman" w:hAnsi="Times New Roman" w:eastAsia="方正仿宋简体" w:cs="Times New Roman"/>
          <w:kern w:val="2"/>
          <w:sz w:val="34"/>
          <w:szCs w:val="34"/>
          <w:lang w:val="en-US" w:eastAsia="zh-CN"/>
        </w:rPr>
        <w:t>千</w:t>
      </w:r>
      <w:r>
        <w:rPr>
          <w:rFonts w:ascii="Times New Roman" w:hAnsi="Times New Roman" w:eastAsia="方正仿宋简体" w:cs="Times New Roman"/>
          <w:kern w:val="2"/>
          <w:sz w:val="34"/>
          <w:szCs w:val="34"/>
        </w:rPr>
        <w:t>分之三作为违约金，逾期提供服务超过7天，甲方有权解除合同，要求乙方退还甲方已付</w:t>
      </w:r>
      <w:r>
        <w:rPr>
          <w:rFonts w:eastAsia="方正仿宋简体"/>
          <w:color w:val="000000"/>
          <w:sz w:val="34"/>
          <w:szCs w:val="34"/>
        </w:rPr>
        <w:t>但尚未提供服务部分</w:t>
      </w:r>
      <w:r>
        <w:rPr>
          <w:rFonts w:ascii="Times New Roman" w:hAnsi="Times New Roman" w:eastAsia="方正仿宋简体" w:cs="Times New Roman"/>
          <w:kern w:val="2"/>
          <w:sz w:val="34"/>
          <w:szCs w:val="34"/>
        </w:rPr>
        <w:t>的款项，并有权要求乙方支付相当于合同总价的30%作为违约金，如违约金不足以弥补甲方实际损失的，甲方还有权就不足部分向乙方追偿。</w:t>
      </w:r>
    </w:p>
    <w:p w14:paraId="49EE7AF2">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第十条 不可抗力</w:t>
      </w:r>
    </w:p>
    <w:p w14:paraId="2ECD36F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1.由于一般公认的人力不可抗拒的原因造成不可意料的事故而不能按合同约定完成项目时，乙方应立即以书面形式通告甲方，并提供事故发生的有效证明。</w:t>
      </w:r>
    </w:p>
    <w:p w14:paraId="52116DA3">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不可抗力事件发生后，双方应努力寻求采取合理的方案履行不受不可抗力影响的其他事项。如人力不可抗拒因素继续存在，致使在合同规定的实施期后三十天内仍不能实施，甲乙双方则有权解除合同，这时，甲乙双方均不承担违约责任。乙方必须在三十天内如数返还甲方已支付款但尚未提供服务部分的款项。</w:t>
      </w:r>
    </w:p>
    <w:p w14:paraId="44781A6A">
      <w:pPr>
        <w:pStyle w:val="2"/>
        <w:rPr>
          <w:rFonts w:ascii="Times New Roman" w:hAnsi="Times New Roman" w:eastAsia="方正仿宋简体"/>
          <w:color w:val="000000"/>
          <w:sz w:val="34"/>
          <w:szCs w:val="34"/>
        </w:rPr>
      </w:pPr>
      <w:r>
        <w:rPr>
          <w:rFonts w:hint="eastAsia" w:eastAsia="方正仿宋简体"/>
          <w:color w:val="000000"/>
          <w:sz w:val="34"/>
          <w:szCs w:val="34"/>
          <w:lang w:val="en-US" w:eastAsia="zh-CN"/>
        </w:rPr>
        <w:t>3.合同履行中因甲方上级领导机关或主管部门有关会议、文件精神中禁止性规定，导致甲方解除合同或不能按约定履行合同的，属于不可抗力范畴，甲方无须承当相关责任。</w:t>
      </w:r>
    </w:p>
    <w:p w14:paraId="25E705CB">
      <w:pPr>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一</w:t>
      </w:r>
      <w:r>
        <w:rPr>
          <w:rFonts w:hint="eastAsia" w:ascii="方正黑体简体" w:hAnsi="方正黑体简体" w:eastAsia="方正黑体简体" w:cs="方正黑体简体"/>
          <w:color w:val="000000"/>
          <w:sz w:val="34"/>
          <w:szCs w:val="34"/>
        </w:rPr>
        <w:t>条 通知与送达</w:t>
      </w:r>
    </w:p>
    <w:p w14:paraId="112B74E4">
      <w:pPr>
        <w:ind w:firstLine="680" w:firstLineChars="200"/>
        <w:rPr>
          <w:rFonts w:ascii="Times New Roman" w:hAnsi="Times New Roman" w:eastAsia="方正仿宋简体" w:cs="Times New Roman"/>
          <w:sz w:val="34"/>
          <w:szCs w:val="34"/>
        </w:rPr>
      </w:pPr>
      <w:r>
        <w:rPr>
          <w:rFonts w:eastAsia="方正仿宋简体"/>
          <w:color w:val="000000"/>
          <w:sz w:val="34"/>
          <w:szCs w:val="34"/>
        </w:rPr>
        <w:t>双方因履行本合同而相互发出或者提供的所有通知、文件、法律文书等材料，均以本合同载明的地址为准。一方迁址的，应当提前三天书面通知对方。以当面交付文件方式送达的，交付之时视为送达；以邮寄方式送达的，邮件发出当日视为送达。双方均确认首页载明地址为有效送达地址。通知、文件、法律文书等材料通过本合同载明地址发送的，一方拒签或他人签收不影响送达的生效。</w:t>
      </w:r>
    </w:p>
    <w:p w14:paraId="19BB29A1">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二</w:t>
      </w:r>
      <w:r>
        <w:rPr>
          <w:rFonts w:hint="eastAsia" w:ascii="方正黑体简体" w:hAnsi="方正黑体简体" w:eastAsia="方正黑体简体" w:cs="方正黑体简体"/>
          <w:color w:val="000000"/>
          <w:sz w:val="34"/>
          <w:szCs w:val="34"/>
        </w:rPr>
        <w:t>条 争议的解决</w:t>
      </w:r>
    </w:p>
    <w:p w14:paraId="7417898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1.凡与本合同有关而引起的一切争议，甲乙双方应首先通过友好协商解决，如经协商后仍不能达成协议时，任何一方可以向甲方所在地人民法院提出诉讼。违约方应承担守约方全部维权费用，包括但不限于律师费、诉讼费、公证费、差旅费、住宿费等合理费用。</w:t>
      </w:r>
    </w:p>
    <w:p w14:paraId="2E3F6230">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2.在进行法院审理期间，除提交法院审理的事项外，合同其他部分仍应继续履行。</w:t>
      </w:r>
    </w:p>
    <w:p w14:paraId="128BF02D">
      <w:pPr>
        <w:autoSpaceDE w:val="0"/>
        <w:autoSpaceDN w:val="0"/>
        <w:adjustRightInd w:val="0"/>
        <w:spacing w:line="540" w:lineRule="exact"/>
        <w:ind w:firstLine="561"/>
        <w:rPr>
          <w:rFonts w:ascii="Times New Roman" w:hAnsi="Times New Roman" w:eastAsia="方正仿宋简体" w:cs="Times New Roman"/>
          <w:sz w:val="34"/>
          <w:szCs w:val="34"/>
        </w:rPr>
      </w:pPr>
      <w:r>
        <w:rPr>
          <w:rFonts w:eastAsia="方正仿宋简体"/>
          <w:color w:val="000000"/>
          <w:sz w:val="34"/>
          <w:szCs w:val="34"/>
        </w:rPr>
        <w:t>3.本合同按照中华人民共和国的法律进行解释。</w:t>
      </w:r>
    </w:p>
    <w:p w14:paraId="4F9D7D96">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三</w:t>
      </w:r>
      <w:r>
        <w:rPr>
          <w:rFonts w:hint="eastAsia" w:ascii="方正黑体简体" w:hAnsi="方正黑体简体" w:eastAsia="方正黑体简体" w:cs="方正黑体简体"/>
          <w:color w:val="000000"/>
          <w:sz w:val="34"/>
          <w:szCs w:val="34"/>
        </w:rPr>
        <w:t>条 合同生效</w:t>
      </w:r>
    </w:p>
    <w:p w14:paraId="7D37EF06">
      <w:pPr>
        <w:autoSpaceDE w:val="0"/>
        <w:autoSpaceDN w:val="0"/>
        <w:adjustRightInd w:val="0"/>
        <w:spacing w:line="540" w:lineRule="exact"/>
        <w:ind w:firstLine="561"/>
        <w:rPr>
          <w:rFonts w:ascii="Times New Roman" w:hAnsi="Times New Roman" w:eastAsia="方正仿宋简体" w:cs="Times New Roman"/>
          <w:sz w:val="34"/>
          <w:szCs w:val="34"/>
        </w:rPr>
      </w:pPr>
      <w:r>
        <w:rPr>
          <w:rFonts w:eastAsia="方正仿宋简体"/>
          <w:color w:val="000000"/>
          <w:sz w:val="34"/>
          <w:szCs w:val="34"/>
        </w:rPr>
        <w:t>合同经双方</w:t>
      </w:r>
      <w:r>
        <w:rPr>
          <w:rFonts w:hint="eastAsia" w:eastAsia="方正仿宋简体"/>
          <w:color w:val="000000"/>
          <w:sz w:val="34"/>
          <w:szCs w:val="34"/>
        </w:rPr>
        <w:t>法定代表人或</w:t>
      </w:r>
      <w:r>
        <w:rPr>
          <w:rFonts w:eastAsia="方正仿宋简体"/>
          <w:color w:val="000000"/>
          <w:sz w:val="34"/>
          <w:szCs w:val="34"/>
        </w:rPr>
        <w:t>授权代表签字并加盖公章后生效，合同签字日期以最后一个签字日为准。</w:t>
      </w:r>
    </w:p>
    <w:p w14:paraId="5A5391AE">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四</w:t>
      </w:r>
      <w:r>
        <w:rPr>
          <w:rFonts w:hint="eastAsia" w:ascii="方正黑体简体" w:hAnsi="方正黑体简体" w:eastAsia="方正黑体简体" w:cs="方正黑体简体"/>
          <w:color w:val="000000"/>
          <w:sz w:val="34"/>
          <w:szCs w:val="34"/>
        </w:rPr>
        <w:t>条 其它</w:t>
      </w:r>
    </w:p>
    <w:p w14:paraId="151F435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1.本合同之所有附件均为合同的有效组成部分，与本合同具有同样法律效力。</w:t>
      </w:r>
    </w:p>
    <w:p w14:paraId="6404435B">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2.在执行本合同的过程中，所有经甲乙双方</w:t>
      </w:r>
      <w:r>
        <w:rPr>
          <w:rFonts w:hint="eastAsia" w:eastAsia="方正仿宋简体"/>
          <w:color w:val="000000"/>
          <w:sz w:val="34"/>
          <w:szCs w:val="34"/>
        </w:rPr>
        <w:t>法定代表人或</w:t>
      </w:r>
      <w:r>
        <w:rPr>
          <w:rFonts w:eastAsia="方正仿宋简体"/>
          <w:color w:val="000000"/>
          <w:sz w:val="34"/>
          <w:szCs w:val="34"/>
        </w:rPr>
        <w:t>授权代表签署并加盖公章确认的文件（包括会议纪要、补充协议）即成为本合同的有效组成部分，其生效日期为双方签字盖章或确认之日期。</w:t>
      </w:r>
    </w:p>
    <w:p w14:paraId="3D03A437">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3.除经对方事先书面同意外，任何一方不得部分或全部转让其应履行的本合同项下的义务。</w:t>
      </w:r>
    </w:p>
    <w:p w14:paraId="6428A843">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4.本合同一式伍份，甲方执叁份、乙方执</w:t>
      </w:r>
      <w:r>
        <w:rPr>
          <w:rFonts w:hint="eastAsia" w:eastAsia="方正仿宋简体"/>
          <w:color w:val="000000"/>
          <w:sz w:val="34"/>
          <w:szCs w:val="34"/>
        </w:rPr>
        <w:t>贰</w:t>
      </w:r>
      <w:r>
        <w:rPr>
          <w:rFonts w:eastAsia="方正仿宋简体"/>
          <w:color w:val="000000"/>
          <w:sz w:val="34"/>
          <w:szCs w:val="34"/>
        </w:rPr>
        <w:t>份，均具有同等法律效力。</w:t>
      </w:r>
    </w:p>
    <w:p w14:paraId="7B588977">
      <w:pPr>
        <w:pStyle w:val="2"/>
        <w:rPr>
          <w:rFonts w:eastAsia="方正仿宋简体"/>
          <w:color w:val="000000"/>
          <w:sz w:val="34"/>
          <w:szCs w:val="34"/>
        </w:rPr>
      </w:pPr>
    </w:p>
    <w:p w14:paraId="416964F2">
      <w:pPr>
        <w:pStyle w:val="2"/>
        <w:rPr>
          <w:rFonts w:hint="default" w:eastAsia="方正仿宋简体"/>
          <w:color w:val="000000"/>
          <w:sz w:val="34"/>
          <w:szCs w:val="34"/>
          <w:lang w:val="en-US" w:eastAsia="zh-CN"/>
        </w:rPr>
      </w:pPr>
      <w:r>
        <w:rPr>
          <w:rFonts w:hint="eastAsia" w:eastAsia="方正仿宋简体"/>
          <w:color w:val="000000"/>
          <w:sz w:val="34"/>
          <w:szCs w:val="34"/>
          <w:lang w:val="en-US" w:eastAsia="zh-CN"/>
        </w:rPr>
        <w:t>附件：费用明细</w:t>
      </w:r>
    </w:p>
    <w:p w14:paraId="7D9E0B77">
      <w:pPr>
        <w:autoSpaceDE w:val="0"/>
        <w:autoSpaceDN w:val="0"/>
        <w:adjustRightInd w:val="0"/>
        <w:spacing w:line="540" w:lineRule="exact"/>
        <w:rPr>
          <w:rFonts w:eastAsia="方正仿宋简体"/>
          <w:color w:val="000000"/>
          <w:sz w:val="34"/>
          <w:szCs w:val="34"/>
        </w:rPr>
      </w:pPr>
    </w:p>
    <w:p w14:paraId="383EC01F">
      <w:pPr>
        <w:pStyle w:val="10"/>
        <w:spacing w:line="540" w:lineRule="exact"/>
        <w:rPr>
          <w:rFonts w:ascii="Times New Roman" w:hAnsi="Times New Roman" w:eastAsia="方正仿宋简体" w:cs="Times New Roman"/>
          <w:sz w:val="34"/>
          <w:szCs w:val="34"/>
        </w:rPr>
      </w:pPr>
    </w:p>
    <w:p w14:paraId="79D397A4">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甲方（盖章）：</w:t>
      </w:r>
      <w:r>
        <w:rPr>
          <w:rFonts w:hint="eastAsia" w:eastAsia="方正仿宋简体"/>
          <w:color w:val="000000"/>
          <w:sz w:val="34"/>
          <w:szCs w:val="34"/>
          <w:lang w:eastAsia="zh-CN"/>
        </w:rPr>
        <w:t>xxxxxx</w:t>
      </w:r>
      <w:r>
        <w:rPr>
          <w:rFonts w:eastAsia="方正仿宋简体"/>
          <w:color w:val="000000"/>
          <w:sz w:val="34"/>
          <w:szCs w:val="34"/>
        </w:rPr>
        <w:t xml:space="preserve">    </w:t>
      </w:r>
    </w:p>
    <w:p w14:paraId="63E4E691">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 xml:space="preserve">甲方签约代表（签字）：  </w:t>
      </w:r>
    </w:p>
    <w:p w14:paraId="4B24E130">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 xml:space="preserve">日期：   年   月   日                     </w:t>
      </w:r>
    </w:p>
    <w:p w14:paraId="31F561EB">
      <w:pPr>
        <w:autoSpaceDE w:val="0"/>
        <w:autoSpaceDN w:val="0"/>
        <w:adjustRightInd w:val="0"/>
        <w:spacing w:line="540" w:lineRule="exact"/>
        <w:rPr>
          <w:rFonts w:eastAsia="方正仿宋简体"/>
          <w:color w:val="000000"/>
          <w:sz w:val="34"/>
          <w:szCs w:val="34"/>
        </w:rPr>
      </w:pPr>
    </w:p>
    <w:p w14:paraId="0D0591FC">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 xml:space="preserve">                  </w:t>
      </w:r>
    </w:p>
    <w:p w14:paraId="3844DA39">
      <w:pPr>
        <w:autoSpaceDE w:val="0"/>
        <w:autoSpaceDN w:val="0"/>
        <w:adjustRightInd w:val="0"/>
        <w:spacing w:line="540" w:lineRule="exact"/>
        <w:rPr>
          <w:rFonts w:eastAsia="方正仿宋简体"/>
          <w:color w:val="000000"/>
          <w:sz w:val="34"/>
          <w:szCs w:val="34"/>
        </w:rPr>
      </w:pPr>
    </w:p>
    <w:p w14:paraId="6AF7014B">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乙方（盖章）：</w:t>
      </w:r>
      <w:r>
        <w:rPr>
          <w:rFonts w:hint="eastAsia" w:eastAsia="方正仿宋简体"/>
          <w:color w:val="000000"/>
          <w:sz w:val="34"/>
          <w:szCs w:val="34"/>
          <w:lang w:val="en-US" w:eastAsia="zh-CN"/>
        </w:rPr>
        <w:t>xxxxxx</w:t>
      </w:r>
      <w:r>
        <w:rPr>
          <w:rFonts w:eastAsia="方正仿宋简体"/>
          <w:color w:val="000000"/>
          <w:sz w:val="34"/>
          <w:szCs w:val="34"/>
        </w:rPr>
        <w:t xml:space="preserve">  </w:t>
      </w:r>
    </w:p>
    <w:p w14:paraId="0093ABF7">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乙方签约代表（签字）：</w:t>
      </w:r>
    </w:p>
    <w:p w14:paraId="1DA4A80B">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日期：   年   月   日</w:t>
      </w:r>
    </w:p>
    <w:p w14:paraId="359868A9">
      <w:pPr>
        <w:pStyle w:val="2"/>
        <w:rPr>
          <w:rFonts w:eastAsia="方正仿宋简体"/>
          <w:color w:val="000000"/>
          <w:sz w:val="34"/>
          <w:szCs w:val="34"/>
        </w:rPr>
      </w:pPr>
    </w:p>
    <w:p w14:paraId="5E6CDAF1">
      <w:pPr>
        <w:pStyle w:val="2"/>
        <w:rPr>
          <w:rFonts w:eastAsia="方正仿宋简体"/>
          <w:color w:val="000000"/>
          <w:sz w:val="34"/>
          <w:szCs w:val="34"/>
        </w:rPr>
      </w:pPr>
    </w:p>
    <w:p w14:paraId="17971971">
      <w:pPr>
        <w:pStyle w:val="2"/>
        <w:rPr>
          <w:rFonts w:eastAsia="方正仿宋简体"/>
          <w:color w:val="000000"/>
          <w:sz w:val="34"/>
          <w:szCs w:val="34"/>
        </w:rPr>
      </w:pPr>
    </w:p>
    <w:p w14:paraId="16186117">
      <w:pPr>
        <w:pStyle w:val="2"/>
        <w:rPr>
          <w:rFonts w:eastAsia="方正仿宋简体"/>
          <w:color w:val="000000"/>
          <w:sz w:val="34"/>
          <w:szCs w:val="34"/>
        </w:rPr>
      </w:pPr>
    </w:p>
    <w:p w14:paraId="00199236">
      <w:pPr>
        <w:pStyle w:val="2"/>
        <w:rPr>
          <w:rFonts w:eastAsia="方正仿宋简体"/>
          <w:color w:val="000000"/>
          <w:sz w:val="34"/>
          <w:szCs w:val="34"/>
        </w:rPr>
      </w:pPr>
    </w:p>
    <w:p w14:paraId="32D6A239">
      <w:pPr>
        <w:pStyle w:val="2"/>
        <w:rPr>
          <w:rFonts w:hint="default" w:eastAsia="方正仿宋简体"/>
          <w:color w:val="000000"/>
          <w:sz w:val="34"/>
          <w:szCs w:val="34"/>
          <w:lang w:val="en-US" w:eastAsia="zh-CN"/>
        </w:rPr>
      </w:pPr>
    </w:p>
    <w:p w14:paraId="7C5EE7FB">
      <w:pPr>
        <w:pStyle w:val="2"/>
        <w:rPr>
          <w:rFonts w:hint="default" w:eastAsia="方正仿宋简体"/>
          <w:color w:val="000000"/>
          <w:sz w:val="34"/>
          <w:szCs w:val="34"/>
          <w:lang w:val="en-US" w:eastAsia="zh-CN"/>
        </w:rPr>
      </w:pPr>
    </w:p>
    <w:p w14:paraId="4AD123D7">
      <w:pPr>
        <w:pStyle w:val="2"/>
        <w:rPr>
          <w:rFonts w:hint="default" w:eastAsia="方正仿宋简体"/>
          <w:color w:val="000000"/>
          <w:sz w:val="34"/>
          <w:szCs w:val="34"/>
          <w:lang w:val="en-US" w:eastAsia="zh-CN"/>
        </w:rPr>
      </w:pPr>
    </w:p>
    <w:p w14:paraId="765F787D">
      <w:pPr>
        <w:pStyle w:val="2"/>
        <w:rPr>
          <w:rFonts w:eastAsia="方正仿宋简体"/>
          <w:color w:val="000000"/>
          <w:sz w:val="34"/>
          <w:szCs w:val="34"/>
        </w:rPr>
      </w:pPr>
    </w:p>
    <w:p w14:paraId="0883E097">
      <w:pPr>
        <w:rPr>
          <w:rFonts w:hint="eastAsia"/>
          <w:lang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embedRegular r:id="rId1" w:fontKey="{BE67331B-B642-BD1E-8DFC-2C6ABDD1A56E}"/>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3D9BDE88-C903-0C8C-8DFC-2C6ACB6972DA}"/>
  </w:font>
  <w:font w:name="Arial Unicode MS">
    <w:panose1 w:val="020B0604020202020204"/>
    <w:charset w:val="86"/>
    <w:family w:val="auto"/>
    <w:pitch w:val="default"/>
    <w:sig w:usb0="FFFFFFFF" w:usb1="E9FFFFFF" w:usb2="0000003F" w:usb3="00000000" w:csb0="603F01FF" w:csb1="FFFF0000"/>
  </w:font>
  <w:font w:name="方正仿宋_GB2312">
    <w:altName w:val="仿宋-简"/>
    <w:panose1 w:val="02000000000000000000"/>
    <w:charset w:val="86"/>
    <w:family w:val="auto"/>
    <w:pitch w:val="default"/>
    <w:sig w:usb0="00000000" w:usb1="00000000" w:usb2="00000012"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方正小标宋简体">
    <w:panose1 w:val="02000000000000000000"/>
    <w:charset w:val="86"/>
    <w:family w:val="auto"/>
    <w:pitch w:val="default"/>
    <w:sig w:usb0="00000001" w:usb1="08000000" w:usb2="00000000" w:usb3="00000000" w:csb0="00040000" w:csb1="00000000"/>
    <w:embedRegular r:id="rId3" w:fontKey="{8CBEEF09-05D4-C86D-8DFC-2C6A5E6DBFD7}"/>
  </w:font>
  <w:font w:name="方正楷体_GBK">
    <w:panose1 w:val="02000000000000000000"/>
    <w:charset w:val="86"/>
    <w:family w:val="auto"/>
    <w:pitch w:val="default"/>
    <w:sig w:usb0="800002BF" w:usb1="38CF7CFA" w:usb2="00000016" w:usb3="00000000" w:csb0="00040000" w:csb1="00000000"/>
    <w:embedRegular r:id="rId4" w:fontKey="{09CE56B7-2B71-3363-8DFC-2C6A05C5E3AA}"/>
  </w:font>
  <w:font w:name="方正仿宋简体">
    <w:panose1 w:val="02000000000000000000"/>
    <w:charset w:val="86"/>
    <w:family w:val="auto"/>
    <w:pitch w:val="default"/>
    <w:sig w:usb0="A00002BF" w:usb1="184F6CFA" w:usb2="00000012" w:usb3="00000000" w:csb0="00040001" w:csb1="00000000"/>
    <w:embedRegular r:id="rId5" w:fontKey="{D641448D-EF58-EB78-8DFC-2C6A67C1DCB8}"/>
  </w:font>
  <w:font w:name="方正黑体简体">
    <w:panose1 w:val="02000000000000000000"/>
    <w:charset w:val="86"/>
    <w:family w:val="auto"/>
    <w:pitch w:val="default"/>
    <w:sig w:usb0="A00002BF" w:usb1="184F6CFA" w:usb2="00000012" w:usb3="00000000" w:csb0="00040001" w:csb1="00000000"/>
    <w:embedRegular r:id="rId6" w:fontKey="{FC5203A7-B9AD-30EA-8DFC-2C6AF54824D6}"/>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5524">
    <w:pPr>
      <w:pStyle w:val="5"/>
      <w:jc w:val="center"/>
      <w:rPr>
        <w:rFonts w:hint="eastAsia" w:ascii="宋体" w:hAnsi="宋体" w:eastAsia="宋体" w:cs="宋体"/>
        <w:sz w:val="20"/>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9F9A0">
    <w:pPr>
      <w:pStyle w:val="6"/>
      <w:jc w:val="right"/>
      <w:rPr>
        <w:rFonts w:hint="eastAsia" w:eastAsiaTheme="minor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25BDC5"/>
    <w:multiLevelType w:val="singleLevel"/>
    <w:tmpl w:val="5E25BDC5"/>
    <w:lvl w:ilvl="0" w:tentative="0">
      <w:start w:val="1"/>
      <w:numFmt w:val="decimal"/>
      <w:lvlText w:val="%1."/>
      <w:lvlJc w:val="left"/>
      <w:pPr>
        <w:tabs>
          <w:tab w:val="left" w:pos="312"/>
        </w:tabs>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恒">
    <w15:presenceInfo w15:providerId="WPS Office" w15:userId="14165674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TrueTypeFonts/>
  <w:saveSubset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CC6454"/>
    <w:rsid w:val="007A1416"/>
    <w:rsid w:val="07CF664D"/>
    <w:rsid w:val="0980556A"/>
    <w:rsid w:val="0A61211C"/>
    <w:rsid w:val="0AC624BA"/>
    <w:rsid w:val="0D5E03F1"/>
    <w:rsid w:val="0E1532E0"/>
    <w:rsid w:val="0F9B1051"/>
    <w:rsid w:val="0FDB6C48"/>
    <w:rsid w:val="106A7A7C"/>
    <w:rsid w:val="10A26786"/>
    <w:rsid w:val="10DE1A9A"/>
    <w:rsid w:val="112134D2"/>
    <w:rsid w:val="130C126E"/>
    <w:rsid w:val="193079C5"/>
    <w:rsid w:val="1DF42051"/>
    <w:rsid w:val="1DF66648"/>
    <w:rsid w:val="23347E07"/>
    <w:rsid w:val="23B56380"/>
    <w:rsid w:val="24B11CC1"/>
    <w:rsid w:val="251731EE"/>
    <w:rsid w:val="251959C3"/>
    <w:rsid w:val="2679737E"/>
    <w:rsid w:val="28BD77CF"/>
    <w:rsid w:val="293E5BF6"/>
    <w:rsid w:val="29472C62"/>
    <w:rsid w:val="294C25C1"/>
    <w:rsid w:val="29B62614"/>
    <w:rsid w:val="2A750E63"/>
    <w:rsid w:val="2BEC72DD"/>
    <w:rsid w:val="32E5730D"/>
    <w:rsid w:val="341252B8"/>
    <w:rsid w:val="347B1688"/>
    <w:rsid w:val="34940F28"/>
    <w:rsid w:val="34F463F8"/>
    <w:rsid w:val="36BB39D8"/>
    <w:rsid w:val="36F779A8"/>
    <w:rsid w:val="3C355FD5"/>
    <w:rsid w:val="3E974BA8"/>
    <w:rsid w:val="3ECB3944"/>
    <w:rsid w:val="409C4510"/>
    <w:rsid w:val="414F18C3"/>
    <w:rsid w:val="42251994"/>
    <w:rsid w:val="465B0384"/>
    <w:rsid w:val="486A685A"/>
    <w:rsid w:val="4AF513FF"/>
    <w:rsid w:val="4BED4EC1"/>
    <w:rsid w:val="4CA91A86"/>
    <w:rsid w:val="4D3E41F0"/>
    <w:rsid w:val="4F475ABF"/>
    <w:rsid w:val="51062C1B"/>
    <w:rsid w:val="54726C75"/>
    <w:rsid w:val="552D54C7"/>
    <w:rsid w:val="558F60FA"/>
    <w:rsid w:val="56170729"/>
    <w:rsid w:val="56200EFF"/>
    <w:rsid w:val="56A32924"/>
    <w:rsid w:val="5AC7557B"/>
    <w:rsid w:val="5C901CA9"/>
    <w:rsid w:val="6017749F"/>
    <w:rsid w:val="60A34E83"/>
    <w:rsid w:val="622E2E60"/>
    <w:rsid w:val="62912A31"/>
    <w:rsid w:val="639570B0"/>
    <w:rsid w:val="641E0A25"/>
    <w:rsid w:val="654810B4"/>
    <w:rsid w:val="66052E68"/>
    <w:rsid w:val="663E7D24"/>
    <w:rsid w:val="670D7DA6"/>
    <w:rsid w:val="692D512C"/>
    <w:rsid w:val="69936437"/>
    <w:rsid w:val="69A87348"/>
    <w:rsid w:val="6A114F5F"/>
    <w:rsid w:val="6F457B85"/>
    <w:rsid w:val="6FE93CFD"/>
    <w:rsid w:val="70363D00"/>
    <w:rsid w:val="70854AD7"/>
    <w:rsid w:val="70F36F28"/>
    <w:rsid w:val="74724CBC"/>
    <w:rsid w:val="74A5733F"/>
    <w:rsid w:val="750B3716"/>
    <w:rsid w:val="779849BC"/>
    <w:rsid w:val="79B761C7"/>
    <w:rsid w:val="7A017188"/>
    <w:rsid w:val="7ACC6454"/>
    <w:rsid w:val="7BC37486"/>
    <w:rsid w:val="7BD227A0"/>
    <w:rsid w:val="7F9F2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spacing w:beforeLines="0" w:afterLines="0"/>
      <w:ind w:firstLine="420"/>
    </w:pPr>
    <w:rPr>
      <w:rFonts w:hint="eastAsia" w:ascii="Arial Unicode MS" w:hAnsi="Arial Unicode MS" w:eastAsia="Arial Unicode MS" w:cs="Arial Unicode MS"/>
      <w:color w:val="000000"/>
      <w:sz w:val="32"/>
      <w:szCs w:val="32"/>
    </w:rPr>
  </w:style>
  <w:style w:type="paragraph" w:styleId="3">
    <w:name w:val="Body Text Indent"/>
    <w:basedOn w:val="1"/>
    <w:qFormat/>
    <w:uiPriority w:val="0"/>
    <w:pPr>
      <w:spacing w:beforeLines="0" w:afterLines="0"/>
      <w:ind w:firstLine="720" w:firstLineChars="225"/>
    </w:pPr>
    <w:rPr>
      <w:rFonts w:ascii="Times New Roman" w:hAnsi="Times New Roman" w:eastAsia="宋体" w:cs="Times New Roman"/>
      <w:sz w:val="34"/>
    </w:r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9">
    <w:name w:val="page number"/>
    <w:basedOn w:val="8"/>
    <w:qFormat/>
    <w:uiPriority w:val="0"/>
  </w:style>
  <w:style w:type="paragraph" w:customStyle="1" w:styleId="10">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character" w:customStyle="1" w:styleId="11">
    <w:name w:val="font61"/>
    <w:basedOn w:val="8"/>
    <w:qFormat/>
    <w:uiPriority w:val="0"/>
    <w:rPr>
      <w:rFonts w:hint="eastAsia" w:ascii="宋体" w:hAnsi="宋体" w:eastAsia="宋体" w:cs="宋体"/>
      <w:color w:val="000000"/>
      <w:sz w:val="22"/>
      <w:szCs w:val="22"/>
      <w:u w:val="none"/>
    </w:rPr>
  </w:style>
  <w:style w:type="character" w:customStyle="1" w:styleId="12">
    <w:name w:val="font51"/>
    <w:basedOn w:val="8"/>
    <w:qFormat/>
    <w:uiPriority w:val="0"/>
    <w:rPr>
      <w:rFonts w:hint="default" w:ascii="Times New Roman" w:hAnsi="Times New Roman" w:cs="Times New Roman"/>
      <w:color w:val="000000"/>
      <w:sz w:val="22"/>
      <w:szCs w:val="22"/>
      <w:u w:val="none"/>
    </w:rPr>
  </w:style>
  <w:style w:type="character" w:customStyle="1" w:styleId="13">
    <w:name w:val="font71"/>
    <w:basedOn w:val="8"/>
    <w:qFormat/>
    <w:uiPriority w:val="0"/>
    <w:rPr>
      <w:rFonts w:ascii="方正仿宋_GB2312" w:hAnsi="方正仿宋_GB2312" w:eastAsia="方正仿宋_GB2312" w:cs="方正仿宋_GB2312"/>
      <w:color w:val="000000"/>
      <w:sz w:val="22"/>
      <w:szCs w:val="22"/>
      <w:u w:val="none"/>
    </w:rPr>
  </w:style>
  <w:style w:type="character" w:customStyle="1" w:styleId="14">
    <w:name w:val="font81"/>
    <w:basedOn w:val="8"/>
    <w:qFormat/>
    <w:uiPriority w:val="0"/>
    <w:rPr>
      <w:rFonts w:hint="eastAsia" w:ascii="宋体" w:hAnsi="宋体" w:eastAsia="宋体" w:cs="宋体"/>
      <w:color w:val="000000"/>
      <w:sz w:val="20"/>
      <w:szCs w:val="20"/>
      <w:u w:val="none"/>
    </w:rPr>
  </w:style>
  <w:style w:type="character" w:customStyle="1" w:styleId="15">
    <w:name w:val="font21"/>
    <w:basedOn w:val="8"/>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3176</Words>
  <Characters>3312</Characters>
  <Lines>0</Lines>
  <Paragraphs>0</Paragraphs>
  <TotalTime>748</TotalTime>
  <ScaleCrop>false</ScaleCrop>
  <LinksUpToDate>false</LinksUpToDate>
  <CharactersWithSpaces>3544</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2025-08-22T15:57:00Z</dcterms:created>
  <dc:creator>陈恒</dc:creator>
  <cp:lastModifiedBy>陈恒</cp:lastModifiedBy>
  <dcterms:modified xsi:type="dcterms:W3CDTF">2026-06-13T14:45:33Z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523760C3B8BA11DD8DFC2C6ADFEA063A_43</vt:lpwstr>
  </property>
  <property fmtid="{D5CDD505-2E9C-101B-9397-08002B2CF9AE}" pid="4" name="KSOTemplateDocerSaveRecord">
    <vt:lpwstr>eyJoZGlkIjoiOGVmZmM3NjZmNjExMWU3YTliZDYxMTE1YTA0ZmMzYTEiLCJ1c2VySWQiOiIzMTIwMDk1NjQifQ==</vt:lpwstr>
  </property>
</Properties>
</file>